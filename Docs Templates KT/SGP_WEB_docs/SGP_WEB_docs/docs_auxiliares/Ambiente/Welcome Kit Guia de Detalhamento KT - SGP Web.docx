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D28" w:rsidRPr="00BD6AE5" w:rsidRDefault="00773D28" w:rsidP="00B75489">
      <w:pPr>
        <w:jc w:val="both"/>
        <w:rPr>
          <w:rFonts w:asciiTheme="minorHAnsi" w:hAnsiTheme="minorHAnsi" w:cstheme="minorHAnsi"/>
          <w:sz w:val="24"/>
          <w:szCs w:val="24"/>
          <w:lang w:val="pt-BR"/>
        </w:rPr>
      </w:pPr>
    </w:p>
    <w:p w:rsidR="00B512B9" w:rsidRPr="00BD6AE5" w:rsidRDefault="00100BA1">
      <w:p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                                                                                                                                                                                                           </w:t>
      </w:r>
    </w:p>
    <w:p w:rsidR="00B512B9" w:rsidRPr="00BD6AE5" w:rsidRDefault="00B512B9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B512B9" w:rsidRPr="00BD6AE5" w:rsidRDefault="00B512B9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773D28" w:rsidRPr="00BD6AE5" w:rsidRDefault="00773D28">
      <w:pPr>
        <w:rPr>
          <w:rFonts w:asciiTheme="minorHAnsi" w:hAnsiTheme="minorHAnsi" w:cstheme="minorHAnsi"/>
          <w:noProof/>
          <w:sz w:val="24"/>
          <w:szCs w:val="24"/>
          <w:lang w:val="pt-BR"/>
        </w:rPr>
      </w:pPr>
    </w:p>
    <w:p w:rsidR="00773D28" w:rsidRPr="00BD6AE5" w:rsidRDefault="00773D28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173853" w:rsidRPr="00BD6AE5" w:rsidRDefault="00173853" w:rsidP="005B4599">
      <w:pPr>
        <w:jc w:val="center"/>
        <w:rPr>
          <w:rFonts w:asciiTheme="minorHAnsi" w:hAnsiTheme="minorHAnsi" w:cstheme="minorHAnsi"/>
          <w:b/>
          <w:color w:val="000080"/>
          <w:sz w:val="24"/>
          <w:szCs w:val="24"/>
          <w:lang w:val="pt-BR"/>
        </w:rPr>
      </w:pPr>
    </w:p>
    <w:p w:rsidR="00173853" w:rsidRPr="00BD6AE5" w:rsidRDefault="00173853" w:rsidP="005B4599">
      <w:pPr>
        <w:jc w:val="center"/>
        <w:rPr>
          <w:rFonts w:asciiTheme="minorHAnsi" w:hAnsiTheme="minorHAnsi" w:cstheme="minorHAnsi"/>
          <w:b/>
          <w:color w:val="000080"/>
          <w:sz w:val="24"/>
          <w:szCs w:val="24"/>
          <w:lang w:val="pt-BR"/>
        </w:rPr>
      </w:pPr>
    </w:p>
    <w:p w:rsidR="00173853" w:rsidRPr="00BD6AE5" w:rsidRDefault="00F81626" w:rsidP="00173853">
      <w:pPr>
        <w:jc w:val="center"/>
        <w:rPr>
          <w:rFonts w:asciiTheme="minorHAnsi" w:hAnsiTheme="minorHAnsi" w:cstheme="minorHAnsi"/>
          <w:b/>
          <w:color w:val="000080"/>
          <w:sz w:val="40"/>
          <w:szCs w:val="40"/>
          <w:lang w:val="pt-BR"/>
        </w:rPr>
      </w:pPr>
      <w:proofErr w:type="spellStart"/>
      <w:proofErr w:type="gramStart"/>
      <w:r w:rsidRPr="00BD6AE5">
        <w:rPr>
          <w:rFonts w:asciiTheme="minorHAnsi" w:hAnsiTheme="minorHAnsi" w:cstheme="minorHAnsi"/>
          <w:b/>
          <w:color w:val="000080"/>
          <w:sz w:val="40"/>
          <w:szCs w:val="40"/>
          <w:lang w:val="pt-BR"/>
        </w:rPr>
        <w:t>SGPWeb</w:t>
      </w:r>
      <w:proofErr w:type="spellEnd"/>
      <w:proofErr w:type="gramEnd"/>
      <w:r w:rsidRPr="00BD6AE5">
        <w:rPr>
          <w:rFonts w:asciiTheme="minorHAnsi" w:hAnsiTheme="minorHAnsi" w:cstheme="minorHAnsi"/>
          <w:b/>
          <w:color w:val="000080"/>
          <w:sz w:val="40"/>
          <w:szCs w:val="40"/>
          <w:lang w:val="pt-BR"/>
        </w:rPr>
        <w:t xml:space="preserve"> –</w:t>
      </w:r>
      <w:r w:rsidR="00CD6E42" w:rsidRPr="00BD6AE5">
        <w:rPr>
          <w:rFonts w:asciiTheme="minorHAnsi" w:hAnsiTheme="minorHAnsi" w:cstheme="minorHAnsi"/>
          <w:b/>
          <w:color w:val="000080"/>
          <w:sz w:val="40"/>
          <w:szCs w:val="40"/>
          <w:lang w:val="pt-BR"/>
        </w:rPr>
        <w:t xml:space="preserve"> </w:t>
      </w:r>
      <w:r w:rsidRPr="00BD6AE5">
        <w:rPr>
          <w:rFonts w:asciiTheme="minorHAnsi" w:hAnsiTheme="minorHAnsi" w:cstheme="minorHAnsi"/>
          <w:b/>
          <w:color w:val="000080"/>
          <w:sz w:val="40"/>
          <w:szCs w:val="40"/>
          <w:lang w:val="pt-BR"/>
        </w:rPr>
        <w:t>Sistema de Gerenciamento de Passagens</w:t>
      </w:r>
    </w:p>
    <w:p w:rsidR="00F554A4" w:rsidRPr="00BD6AE5" w:rsidRDefault="00F554A4" w:rsidP="00173853">
      <w:pPr>
        <w:jc w:val="center"/>
        <w:rPr>
          <w:rFonts w:asciiTheme="minorHAnsi" w:hAnsiTheme="minorHAnsi" w:cstheme="minorHAnsi"/>
          <w:b/>
          <w:color w:val="000080"/>
          <w:sz w:val="40"/>
          <w:szCs w:val="40"/>
          <w:lang w:val="pt-BR"/>
        </w:rPr>
      </w:pPr>
      <w:proofErr w:type="spellStart"/>
      <w:r w:rsidRPr="00BD6AE5">
        <w:rPr>
          <w:rFonts w:asciiTheme="minorHAnsi" w:hAnsiTheme="minorHAnsi" w:cstheme="minorHAnsi"/>
          <w:b/>
          <w:color w:val="000080"/>
          <w:sz w:val="40"/>
          <w:szCs w:val="40"/>
          <w:lang w:val="pt-BR"/>
        </w:rPr>
        <w:t>Welcome</w:t>
      </w:r>
      <w:proofErr w:type="spellEnd"/>
      <w:r w:rsidRPr="00BD6AE5">
        <w:rPr>
          <w:rFonts w:asciiTheme="minorHAnsi" w:hAnsiTheme="minorHAnsi" w:cstheme="minorHAnsi"/>
          <w:b/>
          <w:color w:val="000080"/>
          <w:sz w:val="40"/>
          <w:szCs w:val="40"/>
          <w:lang w:val="pt-BR"/>
        </w:rPr>
        <w:t xml:space="preserve"> Kit</w:t>
      </w:r>
    </w:p>
    <w:p w:rsidR="00173853" w:rsidRPr="00BD6AE5" w:rsidRDefault="00173853" w:rsidP="00173853">
      <w:pPr>
        <w:jc w:val="center"/>
        <w:rPr>
          <w:rFonts w:asciiTheme="minorHAnsi" w:hAnsiTheme="minorHAnsi" w:cstheme="minorHAnsi"/>
          <w:b/>
          <w:color w:val="000080"/>
          <w:sz w:val="24"/>
          <w:szCs w:val="24"/>
          <w:lang w:val="pt-BR"/>
        </w:rPr>
      </w:pPr>
    </w:p>
    <w:p w:rsidR="00173853" w:rsidRPr="00BD6AE5" w:rsidRDefault="00173853" w:rsidP="00173853">
      <w:pPr>
        <w:rPr>
          <w:rFonts w:asciiTheme="minorHAnsi" w:hAnsiTheme="minorHAnsi" w:cstheme="minorHAnsi"/>
          <w:b/>
          <w:sz w:val="24"/>
          <w:szCs w:val="24"/>
          <w:lang w:val="pt-BR"/>
        </w:rPr>
      </w:pPr>
    </w:p>
    <w:p w:rsidR="00773D28" w:rsidRPr="00BD6AE5" w:rsidRDefault="00773D28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773D28" w:rsidRPr="00BD6AE5" w:rsidRDefault="00773D28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773D28" w:rsidRPr="00BD6AE5" w:rsidRDefault="00773D28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B512B9" w:rsidRPr="00BD6AE5" w:rsidRDefault="00B512B9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B512B9" w:rsidRPr="00BD6AE5" w:rsidRDefault="00B512B9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100BA1" w:rsidRPr="00BD6AE5" w:rsidRDefault="00100BA1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773D28" w:rsidRPr="00BD6AE5" w:rsidRDefault="00773D28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8C0F72" w:rsidRPr="00BD6AE5" w:rsidRDefault="008C0F72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173853" w:rsidRPr="00BD6AE5" w:rsidRDefault="00173853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173853" w:rsidRPr="00BD6AE5" w:rsidRDefault="00173853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173853" w:rsidRPr="00BD6AE5" w:rsidRDefault="00173853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173853" w:rsidRPr="00BD6AE5" w:rsidRDefault="00173853">
      <w:pPr>
        <w:rPr>
          <w:rFonts w:asciiTheme="minorHAnsi" w:hAnsiTheme="minorHAnsi" w:cstheme="minorHAnsi"/>
          <w:sz w:val="24"/>
          <w:szCs w:val="24"/>
          <w:lang w:val="pt-BR"/>
        </w:rPr>
      </w:pPr>
    </w:p>
    <w:p w:rsidR="00773D28" w:rsidRPr="00BD6AE5" w:rsidRDefault="003365AB" w:rsidP="0041761D">
      <w:pPr>
        <w:jc w:val="center"/>
        <w:outlineLvl w:val="0"/>
        <w:rPr>
          <w:rFonts w:asciiTheme="minorHAnsi" w:hAnsiTheme="minorHAnsi" w:cstheme="minorHAnsi"/>
          <w:b/>
          <w:sz w:val="32"/>
          <w:szCs w:val="32"/>
          <w:lang w:val="pt-BR"/>
        </w:rPr>
      </w:pPr>
      <w:r w:rsidRPr="00BD6AE5">
        <w:rPr>
          <w:rFonts w:asciiTheme="minorHAnsi" w:hAnsiTheme="minorHAnsi" w:cstheme="minorHAnsi"/>
          <w:b/>
          <w:sz w:val="24"/>
          <w:szCs w:val="24"/>
          <w:lang w:val="pt-BR"/>
        </w:rPr>
        <w:br w:type="page"/>
      </w:r>
      <w:bookmarkStart w:id="0" w:name="_Toc284419219"/>
      <w:bookmarkStart w:id="1" w:name="_Toc335384373"/>
      <w:bookmarkStart w:id="2" w:name="_Toc361124032"/>
      <w:r w:rsidR="00F76DC3" w:rsidRPr="00BD6AE5">
        <w:rPr>
          <w:rFonts w:asciiTheme="minorHAnsi" w:hAnsiTheme="minorHAnsi" w:cstheme="minorHAnsi"/>
          <w:b/>
          <w:sz w:val="32"/>
          <w:szCs w:val="32"/>
          <w:lang w:val="pt-BR"/>
        </w:rPr>
        <w:lastRenderedPageBreak/>
        <w:t>Sumário</w:t>
      </w:r>
      <w:bookmarkEnd w:id="0"/>
      <w:bookmarkEnd w:id="1"/>
      <w:bookmarkEnd w:id="2"/>
    </w:p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0"/>
          <w:lang w:val="en-GB"/>
        </w:rPr>
        <w:id w:val="5787047"/>
        <w:docPartObj>
          <w:docPartGallery w:val="Table of Contents"/>
          <w:docPartUnique/>
        </w:docPartObj>
      </w:sdtPr>
      <w:sdtContent>
        <w:p w:rsidR="00FF5B74" w:rsidRPr="00BD6AE5" w:rsidRDefault="00FF5B74" w:rsidP="004E1F8A">
          <w:pPr>
            <w:pStyle w:val="TOCHeading"/>
            <w:spacing w:before="0"/>
            <w:rPr>
              <w:rFonts w:asciiTheme="minorHAnsi" w:hAnsiTheme="minorHAnsi" w:cstheme="minorHAnsi"/>
              <w:sz w:val="14"/>
            </w:rPr>
          </w:pPr>
        </w:p>
        <w:p w:rsidR="00B052AD" w:rsidRDefault="006C720E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r w:rsidRPr="00BD6AE5">
            <w:rPr>
              <w:rFonts w:asciiTheme="minorHAnsi" w:hAnsiTheme="minorHAnsi" w:cstheme="minorHAnsi"/>
              <w:lang w:val="pt-BR"/>
            </w:rPr>
            <w:fldChar w:fldCharType="begin"/>
          </w:r>
          <w:r w:rsidR="00FF5B74" w:rsidRPr="00BD6AE5">
            <w:rPr>
              <w:rFonts w:asciiTheme="minorHAnsi" w:hAnsiTheme="minorHAnsi" w:cstheme="minorHAnsi"/>
              <w:lang w:val="pt-BR"/>
            </w:rPr>
            <w:instrText xml:space="preserve"> TOC \o "1-3" \h \z \u </w:instrText>
          </w:r>
          <w:r w:rsidRPr="00BD6AE5">
            <w:rPr>
              <w:rFonts w:asciiTheme="minorHAnsi" w:hAnsiTheme="minorHAnsi" w:cstheme="minorHAnsi"/>
              <w:lang w:val="pt-BR"/>
            </w:rPr>
            <w:fldChar w:fldCharType="separate"/>
          </w:r>
          <w:hyperlink w:anchor="_Toc361124032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Sumário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_Toc361124032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2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33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1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Introdução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_Toc361124033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2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34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2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Descrição do sistema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_Toc361124034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3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35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3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Documentações do sistema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_Toc361124035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4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36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4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Acessos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_Toc361124036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5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37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5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Conhecimento Funcional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_Toc361124037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7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38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6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Integrações / Interfaces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_Toc361124038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9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39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7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Descrição Técnica/Infra do Sistema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_Toc361124039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10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40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8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Infra Estrutura de Banco de Dados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_Toc361124040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12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41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9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Montagem do ambiente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_Toc361124041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13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42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10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Processos / Metodologia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_Toc361124042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14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43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11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Contatos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_Toc361124043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15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361124044" w:history="1"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12</w:t>
            </w:r>
            <w:r w:rsidR="00B052A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B052AD" w:rsidRPr="002710F6">
              <w:rPr>
                <w:rStyle w:val="Hyperlink"/>
                <w:rFonts w:cstheme="minorHAnsi"/>
                <w:noProof/>
                <w:lang w:val="pt-BR"/>
              </w:rPr>
              <w:t>Histórico / Fluxo de Atendimento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_Toc361124044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17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B052AD" w:rsidRDefault="00797E2A">
          <w:pPr>
            <w:pStyle w:val="TO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en-US"/>
            </w:rPr>
          </w:pPr>
          <w:hyperlink w:anchor="_Toc361124045" w:history="1">
            <w:r w:rsidR="00B052AD" w:rsidRPr="002710F6">
              <w:rPr>
                <w:rStyle w:val="Hyperlink"/>
                <w:noProof/>
              </w:rPr>
              <w:t>RECORD OF DOCUMENT Changes</w:t>
            </w:r>
            <w:r w:rsidR="00B052AD">
              <w:rPr>
                <w:noProof/>
                <w:webHidden/>
              </w:rPr>
              <w:tab/>
            </w:r>
            <w:r w:rsidR="00B052AD">
              <w:rPr>
                <w:noProof/>
                <w:webHidden/>
              </w:rPr>
              <w:fldChar w:fldCharType="begin"/>
            </w:r>
            <w:r w:rsidR="00B052AD">
              <w:rPr>
                <w:noProof/>
                <w:webHidden/>
              </w:rPr>
              <w:instrText xml:space="preserve"> PAGEREF _Toc361124045 \h </w:instrText>
            </w:r>
            <w:r w:rsidR="00B052AD">
              <w:rPr>
                <w:noProof/>
                <w:webHidden/>
              </w:rPr>
            </w:r>
            <w:r w:rsidR="00B052AD">
              <w:rPr>
                <w:noProof/>
                <w:webHidden/>
              </w:rPr>
              <w:fldChar w:fldCharType="separate"/>
            </w:r>
            <w:r w:rsidR="00B052AD">
              <w:rPr>
                <w:noProof/>
                <w:webHidden/>
              </w:rPr>
              <w:t>18</w:t>
            </w:r>
            <w:r w:rsidR="00B052AD">
              <w:rPr>
                <w:noProof/>
                <w:webHidden/>
              </w:rPr>
              <w:fldChar w:fldCharType="end"/>
            </w:r>
          </w:hyperlink>
        </w:p>
        <w:p w:rsidR="00FF5B74" w:rsidRPr="00BD6AE5" w:rsidRDefault="006C720E">
          <w:pPr>
            <w:rPr>
              <w:rFonts w:asciiTheme="minorHAnsi" w:hAnsiTheme="minorHAnsi" w:cstheme="minorHAnsi"/>
              <w:lang w:val="pt-BR"/>
            </w:rPr>
          </w:pPr>
          <w:r w:rsidRPr="00BD6AE5">
            <w:rPr>
              <w:rFonts w:asciiTheme="minorHAnsi" w:hAnsiTheme="minorHAnsi" w:cstheme="minorHAnsi"/>
              <w:lang w:val="pt-BR"/>
            </w:rPr>
            <w:fldChar w:fldCharType="end"/>
          </w:r>
        </w:p>
      </w:sdtContent>
    </w:sdt>
    <w:p w:rsidR="00C723E9" w:rsidRPr="00BD6AE5" w:rsidRDefault="00C723E9" w:rsidP="00FF5B74">
      <w:pPr>
        <w:pStyle w:val="Heading1"/>
        <w:rPr>
          <w:rFonts w:asciiTheme="minorHAnsi" w:hAnsiTheme="minorHAnsi" w:cstheme="minorHAnsi"/>
          <w:lang w:val="pt-BR"/>
        </w:rPr>
      </w:pPr>
      <w:bookmarkStart w:id="3" w:name="_Toc361124033"/>
      <w:r w:rsidRPr="00BD6AE5">
        <w:rPr>
          <w:rFonts w:asciiTheme="minorHAnsi" w:hAnsiTheme="minorHAnsi" w:cstheme="minorHAnsi"/>
          <w:lang w:val="pt-BR"/>
        </w:rPr>
        <w:t>Introdução</w:t>
      </w:r>
      <w:bookmarkEnd w:id="3"/>
    </w:p>
    <w:p w:rsidR="006750F8" w:rsidRPr="00BD6AE5" w:rsidRDefault="006750F8" w:rsidP="006750F8">
      <w:pPr>
        <w:rPr>
          <w:rFonts w:asciiTheme="minorHAnsi" w:hAnsiTheme="minorHAnsi" w:cstheme="minorHAnsi"/>
          <w:b/>
          <w:caps/>
          <w:sz w:val="24"/>
          <w:szCs w:val="24"/>
          <w:lang w:val="en-US"/>
        </w:rPr>
      </w:pPr>
    </w:p>
    <w:p w:rsidR="006750F8" w:rsidRPr="00BD6AE5" w:rsidRDefault="006750F8" w:rsidP="0059579A">
      <w:pPr>
        <w:rPr>
          <w:rFonts w:asciiTheme="minorHAnsi" w:hAnsiTheme="minorHAnsi"/>
        </w:rPr>
      </w:pPr>
      <w:r w:rsidRPr="00BD6AE5">
        <w:rPr>
          <w:rFonts w:asciiTheme="minorHAnsi" w:hAnsiTheme="minorHAnsi"/>
        </w:rPr>
        <w:t xml:space="preserve"> </w:t>
      </w:r>
      <w:proofErr w:type="spellStart"/>
      <w:r w:rsidRPr="00BD6AE5">
        <w:rPr>
          <w:rFonts w:asciiTheme="minorHAnsi" w:hAnsiTheme="minorHAnsi"/>
        </w:rPr>
        <w:t>Apresentação</w:t>
      </w:r>
      <w:proofErr w:type="spellEnd"/>
      <w:r w:rsidRPr="00BD6AE5">
        <w:rPr>
          <w:rFonts w:asciiTheme="minorHAnsi" w:hAnsiTheme="minorHAnsi"/>
        </w:rPr>
        <w:t xml:space="preserve"> do </w:t>
      </w:r>
      <w:proofErr w:type="spellStart"/>
      <w:r w:rsidRPr="00BD6AE5">
        <w:rPr>
          <w:rFonts w:asciiTheme="minorHAnsi" w:hAnsiTheme="minorHAnsi"/>
        </w:rPr>
        <w:t>documento</w:t>
      </w:r>
      <w:proofErr w:type="spellEnd"/>
    </w:p>
    <w:p w:rsidR="006750F8" w:rsidRPr="00BD6AE5" w:rsidRDefault="006750F8" w:rsidP="006750F8">
      <w:pPr>
        <w:rPr>
          <w:rFonts w:asciiTheme="minorHAnsi" w:hAnsiTheme="minorHAnsi" w:cstheme="minorHAnsi"/>
          <w:b/>
          <w:caps/>
          <w:sz w:val="24"/>
          <w:szCs w:val="24"/>
          <w:lang w:val="en-US"/>
        </w:rPr>
      </w:pPr>
    </w:p>
    <w:p w:rsidR="006750F8" w:rsidRPr="00BD6AE5" w:rsidRDefault="006750F8" w:rsidP="006750F8">
      <w:pPr>
        <w:ind w:firstLine="720"/>
        <w:jc w:val="both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Este documento contém uma apresentação </w:t>
      </w:r>
      <w:r w:rsidR="00F554A4" w:rsidRPr="00BD6AE5">
        <w:rPr>
          <w:rFonts w:asciiTheme="minorHAnsi" w:hAnsiTheme="minorHAnsi" w:cstheme="minorHAnsi"/>
          <w:lang w:val="pt-BR"/>
        </w:rPr>
        <w:t xml:space="preserve">do </w:t>
      </w:r>
      <w:r w:rsidR="0059579A" w:rsidRPr="00BD6AE5">
        <w:rPr>
          <w:rFonts w:asciiTheme="minorHAnsi" w:hAnsiTheme="minorHAnsi" w:cstheme="minorHAnsi"/>
          <w:lang w:val="pt-BR"/>
        </w:rPr>
        <w:t xml:space="preserve">Sistema de Gerenciamento de </w:t>
      </w:r>
      <w:proofErr w:type="gramStart"/>
      <w:r w:rsidR="0059579A" w:rsidRPr="00BD6AE5">
        <w:rPr>
          <w:rFonts w:asciiTheme="minorHAnsi" w:hAnsiTheme="minorHAnsi" w:cstheme="minorHAnsi"/>
          <w:lang w:val="pt-BR"/>
        </w:rPr>
        <w:t>Passagens(</w:t>
      </w:r>
      <w:proofErr w:type="gramEnd"/>
      <w:r w:rsidR="0059579A" w:rsidRPr="00BD6AE5">
        <w:rPr>
          <w:rFonts w:asciiTheme="minorHAnsi" w:hAnsiTheme="minorHAnsi" w:cstheme="minorHAnsi"/>
          <w:lang w:val="pt-BR"/>
        </w:rPr>
        <w:t>SGP</w:t>
      </w:r>
      <w:ins w:id="4" w:author="Azeredo, Rafael" w:date="2013-07-09T08:30:00Z">
        <w:r w:rsidR="003021C9">
          <w:rPr>
            <w:rFonts w:asciiTheme="minorHAnsi" w:hAnsiTheme="minorHAnsi" w:cstheme="minorHAnsi"/>
            <w:lang w:val="pt-BR"/>
          </w:rPr>
          <w:t xml:space="preserve"> </w:t>
        </w:r>
      </w:ins>
      <w:r w:rsidR="0059579A" w:rsidRPr="00BD6AE5">
        <w:rPr>
          <w:rFonts w:asciiTheme="minorHAnsi" w:hAnsiTheme="minorHAnsi" w:cstheme="minorHAnsi"/>
          <w:lang w:val="pt-BR"/>
        </w:rPr>
        <w:t>Web), com</w:t>
      </w:r>
      <w:r w:rsidR="00F554A4" w:rsidRPr="00BD6AE5">
        <w:rPr>
          <w:rFonts w:asciiTheme="minorHAnsi" w:hAnsiTheme="minorHAnsi" w:cstheme="minorHAnsi"/>
          <w:lang w:val="pt-BR"/>
        </w:rPr>
        <w:t xml:space="preserve"> dados </w:t>
      </w:r>
      <w:r w:rsidR="0059579A" w:rsidRPr="00BD6AE5">
        <w:rPr>
          <w:rFonts w:asciiTheme="minorHAnsi" w:hAnsiTheme="minorHAnsi" w:cstheme="minorHAnsi"/>
          <w:lang w:val="pt-BR"/>
        </w:rPr>
        <w:t xml:space="preserve">sobre o mesmo, tais </w:t>
      </w:r>
      <w:r w:rsidR="00F554A4" w:rsidRPr="00BD6AE5">
        <w:rPr>
          <w:rFonts w:asciiTheme="minorHAnsi" w:hAnsiTheme="minorHAnsi" w:cstheme="minorHAnsi"/>
          <w:lang w:val="pt-BR"/>
        </w:rPr>
        <w:t xml:space="preserve">como </w:t>
      </w:r>
      <w:r w:rsidRPr="00BD6AE5">
        <w:rPr>
          <w:rFonts w:asciiTheme="minorHAnsi" w:hAnsiTheme="minorHAnsi" w:cstheme="minorHAnsi"/>
          <w:lang w:val="pt-BR"/>
        </w:rPr>
        <w:t>descrição, principais funcionalidades e fluxo de a</w:t>
      </w:r>
      <w:r w:rsidR="008E2277" w:rsidRPr="00BD6AE5">
        <w:rPr>
          <w:rFonts w:asciiTheme="minorHAnsi" w:hAnsiTheme="minorHAnsi" w:cstheme="minorHAnsi"/>
          <w:lang w:val="pt-BR"/>
        </w:rPr>
        <w:t>tendimento (AM e AD) do</w:t>
      </w:r>
      <w:r w:rsidR="0059579A" w:rsidRPr="00BD6AE5">
        <w:rPr>
          <w:rFonts w:asciiTheme="minorHAnsi" w:hAnsiTheme="minorHAnsi" w:cstheme="minorHAnsi"/>
          <w:lang w:val="pt-BR"/>
        </w:rPr>
        <w:t xml:space="preserve"> mesmo</w:t>
      </w:r>
      <w:r w:rsidRPr="00BD6AE5">
        <w:rPr>
          <w:rFonts w:asciiTheme="minorHAnsi" w:hAnsiTheme="minorHAnsi" w:cstheme="minorHAnsi"/>
          <w:lang w:val="pt-BR"/>
        </w:rPr>
        <w:t>.</w:t>
      </w:r>
    </w:p>
    <w:p w:rsidR="006750F8" w:rsidRPr="00BD6AE5" w:rsidRDefault="006750F8" w:rsidP="006750F8">
      <w:pPr>
        <w:jc w:val="both"/>
        <w:rPr>
          <w:rFonts w:asciiTheme="minorHAnsi" w:hAnsiTheme="minorHAnsi" w:cstheme="minorHAnsi"/>
          <w:lang w:val="pt-BR"/>
        </w:rPr>
      </w:pPr>
    </w:p>
    <w:p w:rsidR="003378D6" w:rsidRPr="00BD6AE5" w:rsidRDefault="003378D6">
      <w:pPr>
        <w:spacing w:before="0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br w:type="page"/>
      </w:r>
    </w:p>
    <w:p w:rsidR="008E480E" w:rsidRPr="00BD6AE5" w:rsidRDefault="00C3644B" w:rsidP="008E480E">
      <w:pPr>
        <w:pStyle w:val="Heading1"/>
        <w:rPr>
          <w:rFonts w:asciiTheme="minorHAnsi" w:hAnsiTheme="minorHAnsi" w:cstheme="minorHAnsi"/>
          <w:lang w:val="pt-BR"/>
        </w:rPr>
      </w:pPr>
      <w:bookmarkStart w:id="5" w:name="_Toc361124034"/>
      <w:r w:rsidRPr="00BD6AE5">
        <w:rPr>
          <w:rFonts w:asciiTheme="minorHAnsi" w:hAnsiTheme="minorHAnsi" w:cstheme="minorHAnsi"/>
          <w:lang w:val="pt-BR"/>
        </w:rPr>
        <w:lastRenderedPageBreak/>
        <w:t>Descrição do sistema</w:t>
      </w:r>
      <w:bookmarkEnd w:id="5"/>
    </w:p>
    <w:p w:rsidR="008E480E" w:rsidRPr="00BD6AE5" w:rsidRDefault="008E480E" w:rsidP="0059579A">
      <w:pPr>
        <w:rPr>
          <w:rFonts w:asciiTheme="minorHAnsi" w:hAnsiTheme="minorHAnsi"/>
          <w:b/>
        </w:rPr>
      </w:pPr>
      <w:r w:rsidRPr="00BD6AE5">
        <w:rPr>
          <w:rFonts w:asciiTheme="minorHAnsi" w:hAnsiTheme="minorHAnsi"/>
          <w:b/>
        </w:rPr>
        <w:t xml:space="preserve">Nome </w:t>
      </w:r>
      <w:proofErr w:type="spellStart"/>
      <w:r w:rsidRPr="00BD6AE5">
        <w:rPr>
          <w:rFonts w:asciiTheme="minorHAnsi" w:hAnsiTheme="minorHAnsi"/>
          <w:b/>
        </w:rPr>
        <w:t>completo</w:t>
      </w:r>
      <w:proofErr w:type="spellEnd"/>
      <w:r w:rsidRPr="00BD6AE5">
        <w:rPr>
          <w:rFonts w:asciiTheme="minorHAnsi" w:hAnsiTheme="minorHAnsi"/>
          <w:b/>
        </w:rPr>
        <w:t xml:space="preserve"> da </w:t>
      </w:r>
      <w:proofErr w:type="spellStart"/>
      <w:r w:rsidRPr="00BD6AE5">
        <w:rPr>
          <w:rFonts w:asciiTheme="minorHAnsi" w:hAnsiTheme="minorHAnsi"/>
          <w:b/>
        </w:rPr>
        <w:t>aplicação</w:t>
      </w:r>
      <w:proofErr w:type="spellEnd"/>
    </w:p>
    <w:p w:rsidR="008E480E" w:rsidRPr="00BD6AE5" w:rsidRDefault="00F77DE6" w:rsidP="008B77E2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Sistema de Gerenciamento de Passagens</w:t>
      </w:r>
      <w:r w:rsidR="0059579A" w:rsidRPr="00BD6AE5">
        <w:rPr>
          <w:rFonts w:asciiTheme="minorHAnsi" w:hAnsiTheme="minorHAnsi"/>
          <w:lang w:val="pt-BR"/>
        </w:rPr>
        <w:t>, ou SGP Web</w:t>
      </w:r>
      <w:r w:rsidRPr="00BD6AE5">
        <w:rPr>
          <w:rFonts w:asciiTheme="minorHAnsi" w:hAnsiTheme="minorHAnsi"/>
          <w:lang w:val="pt-BR"/>
        </w:rPr>
        <w:t>.</w:t>
      </w:r>
    </w:p>
    <w:p w:rsidR="00090B07" w:rsidRPr="00BD6AE5" w:rsidRDefault="008E480E" w:rsidP="0059579A">
      <w:pPr>
        <w:rPr>
          <w:rFonts w:asciiTheme="minorHAnsi" w:hAnsiTheme="minorHAnsi"/>
          <w:b/>
          <w:lang w:val="pt-BR"/>
        </w:rPr>
      </w:pPr>
      <w:r w:rsidRPr="00BD6AE5">
        <w:rPr>
          <w:rFonts w:asciiTheme="minorHAnsi" w:hAnsiTheme="minorHAnsi"/>
          <w:b/>
          <w:lang w:val="pt-BR"/>
        </w:rPr>
        <w:t>Propósito</w:t>
      </w:r>
    </w:p>
    <w:p w:rsidR="00090B07" w:rsidRPr="00BD6AE5" w:rsidRDefault="00090B07" w:rsidP="008B77E2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O sistema SGP Web é responsável por controlar o processo de venda de passagens para os trens de passageiros nas ferrovias controladas pela Vale. O sistema opera nas ferrovias EFVM (Estrada de Ferro Vitória-Minas), EFC (Estrada de Ferro Carajás) e FCA (Ferrovia Centro-Atlântica).</w:t>
      </w:r>
    </w:p>
    <w:p w:rsidR="008E480E" w:rsidRPr="00BD6AE5" w:rsidRDefault="008E480E" w:rsidP="0059579A">
      <w:pPr>
        <w:rPr>
          <w:rFonts w:asciiTheme="minorHAnsi" w:hAnsiTheme="minorHAnsi"/>
          <w:b/>
          <w:lang w:val="pt-BR"/>
        </w:rPr>
      </w:pPr>
      <w:r w:rsidRPr="00BD6AE5">
        <w:rPr>
          <w:rFonts w:asciiTheme="minorHAnsi" w:hAnsiTheme="minorHAnsi"/>
          <w:b/>
          <w:lang w:val="pt-BR"/>
        </w:rPr>
        <w:t>Descrição</w:t>
      </w:r>
    </w:p>
    <w:p w:rsidR="00370BEB" w:rsidRPr="00BD6AE5" w:rsidRDefault="00DF4597" w:rsidP="00370BEB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 xml:space="preserve">O </w:t>
      </w:r>
      <w:proofErr w:type="spellStart"/>
      <w:proofErr w:type="gramStart"/>
      <w:r w:rsidRPr="00BD6AE5">
        <w:rPr>
          <w:rFonts w:asciiTheme="minorHAnsi" w:hAnsiTheme="minorHAnsi"/>
          <w:lang w:val="pt-BR"/>
        </w:rPr>
        <w:t>SGPWeb</w:t>
      </w:r>
      <w:proofErr w:type="spellEnd"/>
      <w:proofErr w:type="gramEnd"/>
      <w:r w:rsidRPr="00BD6AE5">
        <w:rPr>
          <w:rFonts w:asciiTheme="minorHAnsi" w:hAnsiTheme="minorHAnsi"/>
          <w:lang w:val="pt-BR"/>
        </w:rPr>
        <w:t xml:space="preserve"> </w:t>
      </w:r>
      <w:r w:rsidR="00370BEB" w:rsidRPr="00BD6AE5">
        <w:rPr>
          <w:rFonts w:asciiTheme="minorHAnsi" w:hAnsiTheme="minorHAnsi"/>
          <w:lang w:val="pt-BR"/>
        </w:rPr>
        <w:t xml:space="preserve"> realiza todo o controle </w:t>
      </w:r>
      <w:r w:rsidR="008D441D" w:rsidRPr="00BD6AE5">
        <w:rPr>
          <w:rFonts w:asciiTheme="minorHAnsi" w:hAnsiTheme="minorHAnsi"/>
          <w:lang w:val="pt-BR"/>
        </w:rPr>
        <w:t>de venda de passagens atrav</w:t>
      </w:r>
      <w:r w:rsidR="002E3974" w:rsidRPr="00BD6AE5">
        <w:rPr>
          <w:rFonts w:asciiTheme="minorHAnsi" w:hAnsiTheme="minorHAnsi"/>
          <w:lang w:val="pt-BR"/>
        </w:rPr>
        <w:t>és de emissão de cupons fiscais.</w:t>
      </w:r>
    </w:p>
    <w:p w:rsidR="00A44D0D" w:rsidRPr="00BD6AE5" w:rsidRDefault="00A44D0D" w:rsidP="00A44D0D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A autenticação do sistema é via SEGUR.</w:t>
      </w:r>
    </w:p>
    <w:p w:rsidR="000B5ED0" w:rsidRPr="00BD6AE5" w:rsidRDefault="00370BEB" w:rsidP="000B5ED0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É</w:t>
      </w:r>
      <w:r w:rsidR="000B5ED0" w:rsidRPr="00BD6AE5">
        <w:rPr>
          <w:rFonts w:asciiTheme="minorHAnsi" w:hAnsiTheme="minorHAnsi"/>
          <w:lang w:val="pt-BR"/>
        </w:rPr>
        <w:t xml:space="preserve"> uma aplicação crítica.</w:t>
      </w:r>
    </w:p>
    <w:p w:rsidR="008E480E" w:rsidRPr="00BD6AE5" w:rsidRDefault="008E480E" w:rsidP="0059579A">
      <w:pPr>
        <w:rPr>
          <w:rFonts w:asciiTheme="minorHAnsi" w:hAnsiTheme="minorHAnsi"/>
          <w:b/>
          <w:lang w:val="pt-BR"/>
        </w:rPr>
      </w:pPr>
      <w:r w:rsidRPr="00BD6AE5">
        <w:rPr>
          <w:rFonts w:asciiTheme="minorHAnsi" w:hAnsiTheme="minorHAnsi"/>
          <w:b/>
          <w:lang w:val="pt-BR"/>
        </w:rPr>
        <w:t>Objetivos principais</w:t>
      </w:r>
    </w:p>
    <w:p w:rsidR="002C7D78" w:rsidRPr="00BD6AE5" w:rsidRDefault="002C7D78" w:rsidP="002C7D78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Seu objetivo é gerenciar e controlar o processo de venda de passagens nas ferrovias controladas pela Vale.</w:t>
      </w:r>
    </w:p>
    <w:p w:rsidR="001B5BB9" w:rsidRPr="00BD6AE5" w:rsidRDefault="001B5BB9" w:rsidP="0059579A">
      <w:pPr>
        <w:rPr>
          <w:rFonts w:asciiTheme="minorHAnsi" w:hAnsiTheme="minorHAnsi"/>
          <w:b/>
          <w:lang w:val="pt-BR"/>
        </w:rPr>
      </w:pPr>
      <w:r w:rsidRPr="00BD6AE5">
        <w:rPr>
          <w:rFonts w:asciiTheme="minorHAnsi" w:hAnsiTheme="minorHAnsi"/>
          <w:b/>
          <w:lang w:val="pt-BR"/>
        </w:rPr>
        <w:t>Idiomas</w:t>
      </w:r>
    </w:p>
    <w:p w:rsidR="001B5BB9" w:rsidRPr="00BD6AE5" w:rsidRDefault="001F440E" w:rsidP="008B77E2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Português (Brasil)</w:t>
      </w:r>
    </w:p>
    <w:p w:rsidR="001B5BB9" w:rsidRPr="00BD6AE5" w:rsidRDefault="001B5BB9" w:rsidP="0059579A">
      <w:pPr>
        <w:rPr>
          <w:rFonts w:asciiTheme="minorHAnsi" w:hAnsiTheme="minorHAnsi"/>
          <w:b/>
          <w:lang w:val="pt-BR"/>
        </w:rPr>
      </w:pPr>
      <w:r w:rsidRPr="00BD6AE5">
        <w:rPr>
          <w:rFonts w:asciiTheme="minorHAnsi" w:hAnsiTheme="minorHAnsi"/>
          <w:b/>
          <w:lang w:val="pt-BR"/>
        </w:rPr>
        <w:t>Localidades Atendidas</w:t>
      </w:r>
    </w:p>
    <w:p w:rsidR="0059579A" w:rsidRPr="00BD6AE5" w:rsidRDefault="00FF4C1B" w:rsidP="0059579A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Minas Gerais, Espírito Santo, Pará e Maranhão</w:t>
      </w:r>
      <w:r w:rsidR="0059579A" w:rsidRPr="00BD6AE5">
        <w:rPr>
          <w:rFonts w:asciiTheme="minorHAnsi" w:hAnsiTheme="minorHAnsi"/>
          <w:lang w:val="pt-BR"/>
        </w:rPr>
        <w:t>.</w:t>
      </w:r>
    </w:p>
    <w:p w:rsidR="00A67FDF" w:rsidRPr="00BD6AE5" w:rsidRDefault="00A67FDF" w:rsidP="0059579A">
      <w:pPr>
        <w:rPr>
          <w:rFonts w:asciiTheme="minorHAnsi" w:hAnsiTheme="minorHAnsi"/>
          <w:b/>
          <w:lang w:val="pt-BR"/>
        </w:rPr>
      </w:pPr>
      <w:r w:rsidRPr="00BD6AE5">
        <w:rPr>
          <w:rFonts w:asciiTheme="minorHAnsi" w:hAnsiTheme="minorHAnsi"/>
          <w:b/>
          <w:lang w:val="pt-BR"/>
        </w:rPr>
        <w:t>Forma de trabalho (PACOTE/SISTEMA</w:t>
      </w:r>
      <w:r w:rsidR="00D53122" w:rsidRPr="00BD6AE5">
        <w:rPr>
          <w:rFonts w:asciiTheme="minorHAnsi" w:hAnsiTheme="minorHAnsi"/>
          <w:b/>
          <w:lang w:val="pt-BR"/>
        </w:rPr>
        <w:t>/MISTO</w:t>
      </w:r>
      <w:proofErr w:type="gramStart"/>
      <w:r w:rsidRPr="00BD6AE5">
        <w:rPr>
          <w:rFonts w:asciiTheme="minorHAnsi" w:hAnsiTheme="minorHAnsi"/>
          <w:b/>
          <w:lang w:val="pt-BR"/>
        </w:rPr>
        <w:t xml:space="preserve">  </w:t>
      </w:r>
      <w:proofErr w:type="gramEnd"/>
      <w:r w:rsidRPr="00BD6AE5">
        <w:rPr>
          <w:rFonts w:asciiTheme="minorHAnsi" w:hAnsiTheme="minorHAnsi"/>
          <w:b/>
          <w:lang w:val="pt-BR"/>
        </w:rPr>
        <w:t>e informar linguagem )</w:t>
      </w:r>
    </w:p>
    <w:p w:rsidR="00CC29D0" w:rsidRPr="00BD6AE5" w:rsidRDefault="00E8001E" w:rsidP="00E8001E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Pacote com código fonte em JAVA.</w:t>
      </w:r>
    </w:p>
    <w:p w:rsidR="00CC29D0" w:rsidRPr="00BD6AE5" w:rsidRDefault="00CC29D0" w:rsidP="0059579A">
      <w:pPr>
        <w:rPr>
          <w:rFonts w:asciiTheme="minorHAnsi" w:hAnsiTheme="minorHAnsi"/>
          <w:b/>
          <w:lang w:val="pt-BR"/>
        </w:rPr>
      </w:pPr>
      <w:r w:rsidRPr="00BD6AE5">
        <w:rPr>
          <w:rFonts w:asciiTheme="minorHAnsi" w:hAnsiTheme="minorHAnsi"/>
          <w:b/>
          <w:lang w:val="pt-BR"/>
        </w:rPr>
        <w:t>Ponto focal AM/AD e localidade onde é atendido respectivamente</w:t>
      </w:r>
    </w:p>
    <w:p w:rsidR="00CC29D0" w:rsidRPr="00BD6AE5" w:rsidRDefault="00A44D0D" w:rsidP="001F440E">
      <w:pPr>
        <w:ind w:left="666"/>
        <w:rPr>
          <w:rFonts w:asciiTheme="minorHAnsi" w:hAnsiTheme="minorHAnsi"/>
          <w:lang w:val="pt-BR"/>
        </w:rPr>
      </w:pPr>
      <w:r w:rsidRPr="003021C9">
        <w:rPr>
          <w:rFonts w:asciiTheme="minorHAnsi" w:hAnsiTheme="minorHAnsi"/>
          <w:lang w:val="pt-BR"/>
        </w:rPr>
        <w:t xml:space="preserve">AM – </w:t>
      </w:r>
      <w:del w:id="6" w:author="Azeredo, Rafael" w:date="2013-07-09T08:31:00Z">
        <w:r w:rsidR="00D2009D" w:rsidRPr="003021C9" w:rsidDel="003021C9">
          <w:rPr>
            <w:rFonts w:asciiTheme="minorHAnsi" w:hAnsiTheme="minorHAnsi"/>
            <w:lang w:val="pt-BR"/>
          </w:rPr>
          <w:delText>Raphael Dornelas</w:delText>
        </w:r>
      </w:del>
      <w:ins w:id="7" w:author="Azeredo, Rafael" w:date="2013-07-09T08:31:00Z">
        <w:r w:rsidR="003021C9">
          <w:rPr>
            <w:rFonts w:asciiTheme="minorHAnsi" w:hAnsiTheme="minorHAnsi"/>
            <w:lang w:val="pt-BR"/>
          </w:rPr>
          <w:t>SGP</w:t>
        </w:r>
        <w:r w:rsidR="003021C9" w:rsidRPr="003021C9">
          <w:rPr>
            <w:rFonts w:asciiTheme="minorHAnsi" w:hAnsiTheme="minorHAnsi"/>
            <w:lang w:val="pt-BR"/>
          </w:rPr>
          <w:t>_WEB_AM</w:t>
        </w:r>
      </w:ins>
      <w:ins w:id="8" w:author="Azeredo, Rafael" w:date="2013-07-09T08:32:00Z">
        <w:r w:rsidR="003021C9" w:rsidRPr="003021C9">
          <w:rPr>
            <w:rFonts w:asciiTheme="minorHAnsi" w:hAnsiTheme="minorHAnsi"/>
            <w:lang w:val="pt-BR"/>
          </w:rPr>
          <w:t>@accenture.com</w:t>
        </w:r>
      </w:ins>
      <w:r w:rsidRPr="003021C9">
        <w:rPr>
          <w:rFonts w:asciiTheme="minorHAnsi" w:hAnsiTheme="minorHAnsi"/>
          <w:lang w:val="pt-BR"/>
        </w:rPr>
        <w:t xml:space="preserve"> </w:t>
      </w:r>
      <w:r w:rsidRPr="00BD6AE5">
        <w:rPr>
          <w:rFonts w:asciiTheme="minorHAnsi" w:hAnsiTheme="minorHAnsi"/>
          <w:lang w:val="pt-BR"/>
        </w:rPr>
        <w:t>(</w:t>
      </w:r>
      <w:r w:rsidR="00D2009D" w:rsidRPr="00BD6AE5">
        <w:rPr>
          <w:rFonts w:asciiTheme="minorHAnsi" w:hAnsiTheme="minorHAnsi"/>
          <w:lang w:val="pt-BR"/>
        </w:rPr>
        <w:t>Rio de Janeiro - RJ</w:t>
      </w:r>
      <w:r w:rsidRPr="00BD6AE5">
        <w:rPr>
          <w:rFonts w:asciiTheme="minorHAnsi" w:hAnsiTheme="minorHAnsi"/>
          <w:lang w:val="pt-BR"/>
        </w:rPr>
        <w:t>)</w:t>
      </w:r>
    </w:p>
    <w:p w:rsidR="00A44D0D" w:rsidRPr="00BD6AE5" w:rsidRDefault="00A44D0D" w:rsidP="001F440E">
      <w:pPr>
        <w:ind w:left="666"/>
        <w:rPr>
          <w:rFonts w:asciiTheme="minorHAnsi" w:hAnsiTheme="minorHAnsi"/>
          <w:lang w:val="pt-BR"/>
        </w:rPr>
      </w:pPr>
      <w:r w:rsidRPr="003021C9">
        <w:rPr>
          <w:rFonts w:asciiTheme="minorHAnsi" w:hAnsiTheme="minorHAnsi"/>
          <w:lang w:val="pt-BR"/>
        </w:rPr>
        <w:t xml:space="preserve">AD – </w:t>
      </w:r>
      <w:del w:id="9" w:author="Azeredo, Rafael" w:date="2013-07-09T08:32:00Z">
        <w:r w:rsidRPr="003021C9" w:rsidDel="003021C9">
          <w:rPr>
            <w:rFonts w:asciiTheme="minorHAnsi" w:hAnsiTheme="minorHAnsi"/>
            <w:lang w:val="pt-BR"/>
          </w:rPr>
          <w:delText>Mauro Leite</w:delText>
        </w:r>
      </w:del>
      <w:ins w:id="10" w:author="Azeredo, Rafael" w:date="2013-07-09T08:32:00Z">
        <w:r w:rsidR="003021C9" w:rsidRPr="003021C9">
          <w:rPr>
            <w:rFonts w:asciiTheme="minorHAnsi" w:hAnsiTheme="minorHAnsi"/>
            <w:lang w:val="pt-BR"/>
          </w:rPr>
          <w:t>SGP_WEB_AD@accenture.com</w:t>
        </w:r>
      </w:ins>
      <w:r w:rsidRPr="003021C9">
        <w:rPr>
          <w:rFonts w:asciiTheme="minorHAnsi" w:hAnsiTheme="minorHAnsi"/>
          <w:lang w:val="pt-BR"/>
        </w:rPr>
        <w:t xml:space="preserve"> </w:t>
      </w:r>
      <w:r w:rsidRPr="00BD6AE5">
        <w:rPr>
          <w:rFonts w:asciiTheme="minorHAnsi" w:hAnsiTheme="minorHAnsi"/>
          <w:lang w:val="pt-BR"/>
        </w:rPr>
        <w:t>(Rio de Janeiro - RJ)</w:t>
      </w:r>
    </w:p>
    <w:p w:rsidR="00CC29D0" w:rsidRPr="00BD6AE5" w:rsidRDefault="00CC29D0" w:rsidP="00E8001E">
      <w:pPr>
        <w:ind w:left="666"/>
        <w:rPr>
          <w:rFonts w:asciiTheme="minorHAnsi" w:hAnsiTheme="minorHAnsi"/>
          <w:lang w:val="pt-BR"/>
        </w:rPr>
      </w:pPr>
    </w:p>
    <w:p w:rsidR="00F4330D" w:rsidRPr="00BD6AE5" w:rsidRDefault="00F4330D">
      <w:pPr>
        <w:spacing w:before="0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br w:type="page"/>
      </w:r>
    </w:p>
    <w:p w:rsidR="00C230FD" w:rsidRPr="00BD6AE5" w:rsidRDefault="00C230FD" w:rsidP="007C120D">
      <w:pPr>
        <w:pStyle w:val="Heading1"/>
        <w:rPr>
          <w:rFonts w:asciiTheme="minorHAnsi" w:hAnsiTheme="minorHAnsi" w:cstheme="minorHAnsi"/>
          <w:lang w:val="pt-BR"/>
        </w:rPr>
      </w:pPr>
      <w:bookmarkStart w:id="11" w:name="_Toc361124035"/>
      <w:r w:rsidRPr="00BD6AE5">
        <w:rPr>
          <w:rFonts w:asciiTheme="minorHAnsi" w:hAnsiTheme="minorHAnsi" w:cstheme="minorHAnsi"/>
          <w:lang w:val="pt-BR"/>
        </w:rPr>
        <w:lastRenderedPageBreak/>
        <w:t>Documentações do sistema</w:t>
      </w:r>
      <w:bookmarkEnd w:id="11"/>
    </w:p>
    <w:p w:rsidR="00871ED4" w:rsidRPr="00BD6AE5" w:rsidRDefault="00871ED4" w:rsidP="00871ED4">
      <w:pPr>
        <w:pStyle w:val="Heading3"/>
        <w:spacing w:before="0"/>
        <w:ind w:left="720"/>
        <w:rPr>
          <w:rFonts w:asciiTheme="minorHAnsi" w:hAnsiTheme="minorHAnsi"/>
          <w:b w:val="0"/>
        </w:rPr>
      </w:pPr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commentRangeStart w:id="12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Manual de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inicialialização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>/diretriz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Manual do usuário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Enviado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Mis – manual de instalação do sistema</w:t>
      </w:r>
      <w:proofErr w:type="gram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–</w:t>
      </w: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pro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N/A</w:t>
      </w:r>
    </w:p>
    <w:p w:rsidR="006D6745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Papéis e responsabilidades (</w:t>
      </w:r>
      <w:proofErr w:type="spellStart"/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accenture</w:t>
      </w:r>
      <w:proofErr w:type="spellEnd"/>
      <w:proofErr w:type="gram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/ fornecedor/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hp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/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etc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) 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–</w:t>
      </w: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ano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 Enviado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Rica - roteiro</w:t>
      </w:r>
      <w:proofErr w:type="gram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de informações de capacidade e arquitetura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Regras de negócio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F35518" w:rsidRPr="00BD6AE5" w:rsidRDefault="00AB114C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Melhorias/evolutivas /</w:t>
      </w:r>
      <w:r w:rsidR="00477CBF" w:rsidRPr="00BD6AE5">
        <w:rPr>
          <w:rFonts w:asciiTheme="minorHAnsi" w:hAnsiTheme="minorHAnsi" w:cstheme="minorHAnsi"/>
          <w:sz w:val="24"/>
          <w:szCs w:val="24"/>
          <w:lang w:val="pt-BR"/>
        </w:rPr>
        <w:t>corretiva</w:t>
      </w:r>
      <w:r w:rsidR="00871ED4" w:rsidRPr="00BD6AE5">
        <w:rPr>
          <w:rFonts w:asciiTheme="minorHAnsi" w:hAnsiTheme="minorHAnsi" w:cstheme="minorHAnsi"/>
          <w:sz w:val="24"/>
          <w:szCs w:val="24"/>
          <w:lang w:val="pt-BR"/>
        </w:rPr>
        <w:t>s</w:t>
      </w:r>
      <w:r w:rsidR="00966C8A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(AM581 / AM583 / AM900 / ETC)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644457" w:rsidRPr="00BD6AE5">
        <w:rPr>
          <w:rFonts w:asciiTheme="minorHAnsi" w:hAnsiTheme="minorHAnsi" w:cstheme="minorHAnsi"/>
          <w:sz w:val="24"/>
          <w:szCs w:val="24"/>
          <w:lang w:val="pt-BR"/>
        </w:rPr>
        <w:t>Não Há</w:t>
      </w:r>
    </w:p>
    <w:p w:rsidR="00A27533" w:rsidRPr="00BD6AE5" w:rsidRDefault="00A27533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Caso </w:t>
      </w:r>
      <w:r w:rsidR="00555E07" w:rsidRPr="00BD6AE5">
        <w:rPr>
          <w:rFonts w:asciiTheme="minorHAnsi" w:hAnsiTheme="minorHAnsi" w:cstheme="minorHAnsi"/>
          <w:sz w:val="24"/>
          <w:szCs w:val="24"/>
          <w:lang w:val="pt-BR"/>
        </w:rPr>
        <w:t>d</w:t>
      </w:r>
      <w:r w:rsidRPr="00BD6AE5">
        <w:rPr>
          <w:rFonts w:asciiTheme="minorHAnsi" w:hAnsiTheme="minorHAnsi" w:cstheme="minorHAnsi"/>
          <w:sz w:val="24"/>
          <w:szCs w:val="24"/>
          <w:lang w:val="pt-BR"/>
        </w:rPr>
        <w:t>e Uso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Padrões de codificação (todas as linguagens envolvidas)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</w:t>
      </w:r>
      <w:proofErr w:type="gram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Documentos de testes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</w:t>
      </w:r>
      <w:proofErr w:type="gram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56253E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Checklist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de procedimentos de subida para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dev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>/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hom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>/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prod</w:t>
      </w:r>
      <w:proofErr w:type="spellEnd"/>
      <w:proofErr w:type="gram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gramEnd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>- Informado na apresentação KT – Automação de Inventários</w:t>
      </w:r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Especificações </w:t>
      </w: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funcionais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</w:t>
      </w:r>
      <w:proofErr w:type="gram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Especificações </w:t>
      </w: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técnicas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</w:t>
      </w:r>
      <w:proofErr w:type="gram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via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F35518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Layout de telas e relatórios (identificação de regras de cada campo)</w:t>
      </w:r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 via </w:t>
      </w:r>
      <w:proofErr w:type="spellStart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9E7DAC" w:rsidRPr="00BD6AE5" w:rsidRDefault="00146F4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Especificação funcional</w:t>
      </w:r>
      <w:r w:rsidR="00871ED4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de integração (interfaces de origem e destino)</w:t>
      </w:r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Enviado via </w:t>
      </w:r>
      <w:proofErr w:type="spellStart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A8171A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Modelo de dados (arquivo) e demais documentos relativos </w:t>
      </w: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a</w:t>
      </w:r>
      <w:proofErr w:type="gram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base de dados.</w:t>
      </w:r>
      <w:r w:rsidR="0091376A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- Enviado via </w:t>
      </w:r>
      <w:proofErr w:type="spellStart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>bigfile</w:t>
      </w:r>
      <w:proofErr w:type="spellEnd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no zip </w:t>
      </w:r>
      <w:proofErr w:type="spellStart"/>
      <w:r w:rsidR="0056253E" w:rsidRPr="00BD6AE5">
        <w:rPr>
          <w:rFonts w:asciiTheme="minorHAnsi" w:hAnsiTheme="minorHAnsi" w:cstheme="minorHAnsi"/>
          <w:sz w:val="24"/>
          <w:szCs w:val="24"/>
          <w:lang w:val="pt-BR"/>
        </w:rPr>
        <w:t>documentos_automacao_inventario</w:t>
      </w:r>
      <w:proofErr w:type="spellEnd"/>
    </w:p>
    <w:p w:rsidR="002A6938" w:rsidRPr="00BD6AE5" w:rsidRDefault="00FF696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E</w:t>
      </w:r>
      <w:r w:rsidR="002A6938" w:rsidRPr="00BD6AE5">
        <w:rPr>
          <w:rFonts w:asciiTheme="minorHAnsi" w:hAnsiTheme="minorHAnsi" w:cstheme="minorHAnsi"/>
          <w:sz w:val="24"/>
          <w:szCs w:val="24"/>
          <w:lang w:val="pt-BR"/>
        </w:rPr>
        <w:t>specificação técnica do monitoramento BAC</w:t>
      </w:r>
      <w:r w:rsidR="006D674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644457" w:rsidRPr="00BD6AE5">
        <w:rPr>
          <w:rFonts w:asciiTheme="minorHAnsi" w:hAnsiTheme="minorHAnsi" w:cstheme="minorHAnsi"/>
          <w:sz w:val="24"/>
          <w:szCs w:val="24"/>
          <w:lang w:val="pt-BR"/>
        </w:rPr>
        <w:t>Não Há</w:t>
      </w:r>
    </w:p>
    <w:p w:rsidR="009C4FD0" w:rsidRPr="00BD6AE5" w:rsidRDefault="00871ED4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Script de atendimento/ trios</w:t>
      </w:r>
    </w:p>
    <w:p w:rsidR="003378D6" w:rsidRPr="00BD6AE5" w:rsidRDefault="002739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Planilha de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CIs</w:t>
      </w:r>
      <w:proofErr w:type="spellEnd"/>
      <w:r w:rsidR="0091376A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91376A" w:rsidRPr="00BD6AE5">
        <w:rPr>
          <w:rFonts w:asciiTheme="minorHAnsi" w:hAnsiTheme="minorHAnsi" w:cstheme="minorHAnsi"/>
          <w:i/>
          <w:color w:val="17365D" w:themeColor="text2" w:themeShade="BF"/>
          <w:lang w:val="pt-BR"/>
        </w:rPr>
        <w:t xml:space="preserve">&lt;Preencher planilha </w:t>
      </w:r>
      <w:proofErr w:type="spellStart"/>
      <w:r w:rsidR="0091376A" w:rsidRPr="00BD6AE5">
        <w:rPr>
          <w:rFonts w:asciiTheme="minorHAnsi" w:hAnsiTheme="minorHAnsi" w:cstheme="minorHAnsi"/>
          <w:i/>
          <w:color w:val="17365D" w:themeColor="text2" w:themeShade="BF"/>
          <w:lang w:val="pt-BR"/>
        </w:rPr>
        <w:t>Cis</w:t>
      </w:r>
      <w:proofErr w:type="spellEnd"/>
      <w:r w:rsidR="0091376A" w:rsidRPr="00BD6AE5">
        <w:rPr>
          <w:rFonts w:asciiTheme="minorHAnsi" w:hAnsiTheme="minorHAnsi" w:cstheme="minorHAnsi"/>
          <w:i/>
          <w:color w:val="17365D" w:themeColor="text2" w:themeShade="BF"/>
          <w:lang w:val="pt-BR"/>
        </w:rPr>
        <w:t>&gt;</w:t>
      </w:r>
      <w:proofErr w:type="gramStart"/>
      <w:r w:rsidR="0091376A" w:rsidRPr="00BD6AE5">
        <w:rPr>
          <w:rFonts w:asciiTheme="minorHAnsi" w:hAnsiTheme="minorHAnsi"/>
          <w:lang w:val="pt-BR"/>
        </w:rPr>
        <w:t xml:space="preserve"> </w:t>
      </w:r>
      <w:r w:rsidR="0056253E" w:rsidRPr="00BD6AE5">
        <w:rPr>
          <w:rFonts w:asciiTheme="minorHAnsi" w:hAnsiTheme="minorHAnsi"/>
          <w:lang w:val="pt-BR"/>
        </w:rPr>
        <w:t xml:space="preserve"> </w:t>
      </w:r>
      <w:proofErr w:type="gramEnd"/>
      <w:r w:rsidR="0056253E" w:rsidRPr="00BD6AE5">
        <w:rPr>
          <w:rFonts w:asciiTheme="minorHAnsi" w:hAnsiTheme="minorHAnsi"/>
          <w:lang w:val="pt-BR"/>
        </w:rPr>
        <w:t xml:space="preserve">- </w:t>
      </w:r>
      <w:r w:rsidR="00644457" w:rsidRPr="00BD6AE5">
        <w:rPr>
          <w:rFonts w:asciiTheme="minorHAnsi" w:hAnsiTheme="minorHAnsi"/>
          <w:lang w:val="pt-BR"/>
        </w:rPr>
        <w:t>Não Há</w:t>
      </w:r>
      <w:commentRangeEnd w:id="12"/>
      <w:r w:rsidR="00955EED" w:rsidRPr="00BD6AE5">
        <w:rPr>
          <w:rStyle w:val="CommentReference"/>
          <w:rFonts w:asciiTheme="minorHAnsi" w:hAnsiTheme="minorHAnsi"/>
        </w:rPr>
        <w:commentReference w:id="12"/>
      </w:r>
    </w:p>
    <w:p w:rsidR="00844108" w:rsidRPr="00BD6AE5" w:rsidRDefault="00844108">
      <w:pPr>
        <w:spacing w:before="0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br w:type="page"/>
      </w:r>
    </w:p>
    <w:p w:rsidR="00BC2AC6" w:rsidRPr="00BD6AE5" w:rsidRDefault="00BC2AC6" w:rsidP="00FF5B74">
      <w:pPr>
        <w:pStyle w:val="Heading1"/>
        <w:rPr>
          <w:rFonts w:asciiTheme="minorHAnsi" w:hAnsiTheme="minorHAnsi" w:cstheme="minorHAnsi"/>
          <w:lang w:val="pt-BR"/>
        </w:rPr>
      </w:pPr>
      <w:bookmarkStart w:id="13" w:name="_Toc361124036"/>
      <w:r w:rsidRPr="00BD6AE5">
        <w:rPr>
          <w:rFonts w:asciiTheme="minorHAnsi" w:hAnsiTheme="minorHAnsi" w:cstheme="minorHAnsi"/>
          <w:lang w:val="pt-BR"/>
        </w:rPr>
        <w:lastRenderedPageBreak/>
        <w:t>Acessos</w:t>
      </w:r>
      <w:bookmarkEnd w:id="13"/>
    </w:p>
    <w:p w:rsidR="00BC2AC6" w:rsidRPr="00BD6AE5" w:rsidRDefault="00E50E40" w:rsidP="0059579A">
      <w:pPr>
        <w:rPr>
          <w:rFonts w:asciiTheme="minorHAnsi" w:hAnsiTheme="minorHAnsi"/>
        </w:rPr>
      </w:pPr>
      <w:proofErr w:type="spellStart"/>
      <w:r w:rsidRPr="00BD6AE5">
        <w:rPr>
          <w:rFonts w:asciiTheme="minorHAnsi" w:hAnsiTheme="minorHAnsi"/>
        </w:rPr>
        <w:t>Aplicação</w:t>
      </w:r>
      <w:proofErr w:type="spellEnd"/>
    </w:p>
    <w:p w:rsidR="00D940D7" w:rsidRPr="00BD6AE5" w:rsidRDefault="00D940D7" w:rsidP="00D940D7">
      <w:pPr>
        <w:ind w:firstLine="90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A solicitação de acesso ao </w:t>
      </w:r>
      <w:proofErr w:type="spellStart"/>
      <w:proofErr w:type="gramStart"/>
      <w:r w:rsidR="00AA6E79" w:rsidRPr="00BD6AE5">
        <w:rPr>
          <w:rFonts w:asciiTheme="minorHAnsi" w:hAnsiTheme="minorHAnsi" w:cstheme="minorHAnsi"/>
          <w:lang w:val="pt-BR"/>
        </w:rPr>
        <w:t>SGPWeb</w:t>
      </w:r>
      <w:proofErr w:type="spellEnd"/>
      <w:proofErr w:type="gramEnd"/>
      <w:r w:rsidRPr="00BD6AE5">
        <w:rPr>
          <w:rFonts w:asciiTheme="minorHAnsi" w:hAnsiTheme="minorHAnsi" w:cstheme="minorHAnsi"/>
          <w:lang w:val="pt-BR"/>
        </w:rPr>
        <w:t xml:space="preserve"> é feito via IMAC. Abaixo segue alguns dados que deverão ser usados. Lembrando que o analista deve ter acesso ao SEGUR.</w:t>
      </w:r>
    </w:p>
    <w:p w:rsidR="00D940D7" w:rsidRPr="00BD6AE5" w:rsidRDefault="00D940D7" w:rsidP="00D940D7">
      <w:pPr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b/>
          <w:lang w:val="pt-BR"/>
        </w:rPr>
        <w:t>ITEM:</w:t>
      </w:r>
      <w:r w:rsidRPr="00BD6AE5">
        <w:rPr>
          <w:rFonts w:asciiTheme="minorHAnsi" w:hAnsiTheme="minorHAnsi" w:cstheme="minorHAnsi"/>
          <w:lang w:val="pt-BR"/>
        </w:rPr>
        <w:t xml:space="preserve"> INSTALAÇÃO OU LIBERAÇÃO DE ACESSO A SISTEMA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commentRangeStart w:id="14"/>
      <w:r w:rsidRPr="00BD6AE5">
        <w:rPr>
          <w:rFonts w:asciiTheme="minorHAnsi" w:hAnsiTheme="minorHAnsi" w:cstheme="minorHAnsi"/>
          <w:b/>
          <w:sz w:val="20"/>
          <w:lang w:val="pt-BR"/>
        </w:rPr>
        <w:t>Etiqueta TI do Equipamento: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</w:t>
      </w:r>
      <w:r w:rsidR="008F376C" w:rsidRPr="00BD6AE5">
        <w:rPr>
          <w:rFonts w:asciiTheme="minorHAnsi" w:hAnsiTheme="minorHAnsi" w:cstheme="minorHAnsi"/>
          <w:sz w:val="20"/>
          <w:lang w:val="pt-BR"/>
        </w:rPr>
        <w:t>XXXXXX</w:t>
      </w:r>
      <w:commentRangeEnd w:id="14"/>
      <w:r w:rsidR="00955EED" w:rsidRPr="00BD6AE5">
        <w:rPr>
          <w:rStyle w:val="CommentReference"/>
          <w:rFonts w:asciiTheme="minorHAnsi" w:hAnsiTheme="minorHAnsi"/>
        </w:rPr>
        <w:commentReference w:id="14"/>
      </w:r>
      <w:hyperlink w:history="1"/>
      <w:hyperlink w:history="1"/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Nome do Sistema: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</w:t>
      </w:r>
      <w:proofErr w:type="spellStart"/>
      <w:proofErr w:type="gramStart"/>
      <w:r w:rsidR="0066198B" w:rsidRPr="00BD6AE5">
        <w:rPr>
          <w:rFonts w:asciiTheme="minorHAnsi" w:hAnsiTheme="minorHAnsi" w:cstheme="minorHAnsi"/>
          <w:sz w:val="20"/>
          <w:lang w:val="pt-BR"/>
        </w:rPr>
        <w:t>SGPWeb</w:t>
      </w:r>
      <w:proofErr w:type="spellEnd"/>
      <w:proofErr w:type="gramEnd"/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proofErr w:type="spellStart"/>
      <w:r w:rsidRPr="00BD6AE5">
        <w:rPr>
          <w:rFonts w:asciiTheme="minorHAnsi" w:hAnsiTheme="minorHAnsi" w:cstheme="minorHAnsi"/>
          <w:b/>
          <w:sz w:val="20"/>
          <w:lang w:val="pt-BR"/>
        </w:rPr>
        <w:t>Parametro</w:t>
      </w:r>
      <w:proofErr w:type="spellEnd"/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ou local do sistema:</w:t>
      </w:r>
      <w:r w:rsidR="00910BA2" w:rsidRPr="00BD6AE5">
        <w:rPr>
          <w:rFonts w:asciiTheme="minorHAnsi" w:hAnsiTheme="minorHAnsi" w:cstheme="minorHAnsi"/>
          <w:sz w:val="20"/>
          <w:lang w:val="pt-BR"/>
        </w:rPr>
        <w:t xml:space="preserve"> Padrão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Perfil do Sistema: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Padrão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Perfil 2º: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Padrão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Perfil 3º: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Padrão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commentRangeStart w:id="15"/>
      <w:r w:rsidRPr="00BD6AE5">
        <w:rPr>
          <w:rFonts w:asciiTheme="minorHAnsi" w:hAnsiTheme="minorHAnsi" w:cstheme="minorHAnsi"/>
          <w:b/>
          <w:sz w:val="20"/>
          <w:lang w:val="pt-BR"/>
        </w:rPr>
        <w:t>Centro de Custo ou Projeto: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</w:t>
      </w:r>
      <w:r w:rsidR="008F376C" w:rsidRPr="00BD6AE5">
        <w:rPr>
          <w:rFonts w:asciiTheme="minorHAnsi" w:hAnsiTheme="minorHAnsi" w:cstheme="minorHAnsi"/>
          <w:sz w:val="20"/>
          <w:lang w:val="pt-BR"/>
        </w:rPr>
        <w:t>XXXXXX</w:t>
      </w:r>
      <w:commentRangeEnd w:id="15"/>
      <w:r w:rsidR="00955EED" w:rsidRPr="00BD6AE5">
        <w:rPr>
          <w:rStyle w:val="CommentReference"/>
          <w:rFonts w:asciiTheme="minorHAnsi" w:hAnsiTheme="minorHAnsi"/>
        </w:rPr>
        <w:commentReference w:id="15"/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Tarefa: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PADRAO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Informe a Gerência de Área/Geral/Diretoria do usuário</w:t>
      </w:r>
      <w:r w:rsidRPr="00BD6AE5">
        <w:rPr>
          <w:rFonts w:asciiTheme="minorHAnsi" w:hAnsiTheme="minorHAnsi" w:cstheme="minorHAnsi"/>
          <w:sz w:val="20"/>
          <w:lang w:val="pt-BR"/>
        </w:rPr>
        <w:t>: NA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Telas/ Transações/ Módulos/ Perfis de acesso:</w:t>
      </w:r>
    </w:p>
    <w:p w:rsidR="00D940D7" w:rsidRPr="00BD6AE5" w:rsidRDefault="00D940D7" w:rsidP="00D940D7">
      <w:pPr>
        <w:pStyle w:val="ListParagraph"/>
        <w:ind w:left="864" w:firstLine="360"/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>Todas as telas, transações e módulos necessários para atender chamados da aplicação.</w:t>
      </w:r>
    </w:p>
    <w:p w:rsidR="00900EBE" w:rsidRPr="00BD6AE5" w:rsidRDefault="00900EBE" w:rsidP="00900EBE">
      <w:pPr>
        <w:pStyle w:val="ListParagraph"/>
        <w:spacing w:before="0"/>
        <w:ind w:left="864" w:firstLine="360"/>
        <w:jc w:val="both"/>
        <w:rPr>
          <w:rFonts w:asciiTheme="minorHAnsi" w:hAnsiTheme="minorHAnsi" w:cstheme="minorHAnsi"/>
          <w:sz w:val="20"/>
          <w:lang w:val="pt-BR"/>
        </w:rPr>
      </w:pPr>
    </w:p>
    <w:p w:rsidR="00D940D7" w:rsidRPr="00BD6AE5" w:rsidRDefault="00D940D7" w:rsidP="00900EBE">
      <w:pPr>
        <w:pStyle w:val="ListParagraph"/>
        <w:spacing w:before="0"/>
        <w:ind w:left="1224"/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>Desenvolvimento:</w:t>
      </w:r>
    </w:p>
    <w:p w:rsidR="00D940D7" w:rsidRPr="00BD6AE5" w:rsidRDefault="00D940D7" w:rsidP="00900EBE">
      <w:pPr>
        <w:pStyle w:val="ListParagraph"/>
        <w:spacing w:before="0"/>
        <w:ind w:left="1224"/>
        <w:jc w:val="both"/>
        <w:rPr>
          <w:rFonts w:asciiTheme="minorHAnsi" w:hAnsiTheme="minorHAnsi"/>
          <w:color w:val="0000FF"/>
          <w:u w:val="single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 xml:space="preserve">Link </w:t>
      </w:r>
      <w:hyperlink r:id="rId15" w:history="1">
        <w:r w:rsidR="00900EBE" w:rsidRPr="00BD6AE5">
          <w:rPr>
            <w:rStyle w:val="Hyperlink"/>
            <w:rFonts w:asciiTheme="minorHAnsi" w:hAnsiTheme="minorHAnsi"/>
            <w:lang w:val="pt-BR"/>
          </w:rPr>
          <w:t>http://dsv239/sgpweb</w:t>
        </w:r>
      </w:hyperlink>
    </w:p>
    <w:p w:rsidR="00900EBE" w:rsidRPr="00BD6AE5" w:rsidRDefault="00900EBE" w:rsidP="00900EBE">
      <w:pPr>
        <w:pStyle w:val="ListParagraph"/>
        <w:spacing w:before="0"/>
        <w:ind w:left="1224"/>
        <w:jc w:val="both"/>
        <w:rPr>
          <w:rFonts w:asciiTheme="minorHAnsi" w:hAnsiTheme="minorHAnsi"/>
          <w:color w:val="0000FF"/>
          <w:szCs w:val="22"/>
          <w:u w:val="single"/>
          <w:lang w:val="pt-BR"/>
        </w:rPr>
      </w:pPr>
    </w:p>
    <w:p w:rsidR="00D940D7" w:rsidRPr="00BD6AE5" w:rsidRDefault="00D940D7" w:rsidP="00900EBE">
      <w:pPr>
        <w:pStyle w:val="ListParagraph"/>
        <w:spacing w:before="0"/>
        <w:ind w:left="1224"/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>Homologação:</w:t>
      </w:r>
    </w:p>
    <w:p w:rsidR="00D940D7" w:rsidRPr="00BD6AE5" w:rsidRDefault="00D940D7" w:rsidP="00900EBE">
      <w:pPr>
        <w:spacing w:before="0"/>
        <w:ind w:left="504" w:firstLine="720"/>
        <w:jc w:val="both"/>
        <w:rPr>
          <w:rFonts w:asciiTheme="minorHAnsi" w:hAnsiTheme="minorHAnsi"/>
          <w:color w:val="1F497D"/>
          <w:sz w:val="16"/>
          <w:szCs w:val="16"/>
          <w:u w:val="single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 xml:space="preserve">Link </w:t>
      </w:r>
      <w:r w:rsidRPr="00BD6AE5">
        <w:rPr>
          <w:rFonts w:asciiTheme="minorHAnsi" w:hAnsiTheme="minorHAnsi"/>
          <w:color w:val="0000FF"/>
          <w:u w:val="single"/>
          <w:lang w:val="pt-BR"/>
        </w:rPr>
        <w:t>http://</w:t>
      </w:r>
      <w:r w:rsidR="00A21EE0" w:rsidRPr="00BD6AE5">
        <w:rPr>
          <w:rFonts w:asciiTheme="minorHAnsi" w:hAnsiTheme="minorHAnsi"/>
          <w:color w:val="0000FF"/>
          <w:u w:val="single"/>
          <w:lang w:val="pt-BR"/>
        </w:rPr>
        <w:t>hom</w:t>
      </w:r>
      <w:r w:rsidR="00900EBE" w:rsidRPr="00BD6AE5">
        <w:rPr>
          <w:rFonts w:asciiTheme="minorHAnsi" w:hAnsiTheme="minorHAnsi"/>
          <w:color w:val="0000FF"/>
          <w:u w:val="single"/>
          <w:lang w:val="pt-BR"/>
        </w:rPr>
        <w:t>234</w:t>
      </w:r>
      <w:r w:rsidRPr="00BD6AE5">
        <w:rPr>
          <w:rFonts w:asciiTheme="minorHAnsi" w:hAnsiTheme="minorHAnsi"/>
          <w:color w:val="0000FF"/>
          <w:u w:val="single"/>
          <w:lang w:val="pt-BR"/>
        </w:rPr>
        <w:t>/</w:t>
      </w:r>
      <w:r w:rsidR="00900EBE" w:rsidRPr="00BD6AE5">
        <w:rPr>
          <w:rFonts w:asciiTheme="minorHAnsi" w:hAnsiTheme="minorHAnsi"/>
          <w:color w:val="0000FF"/>
          <w:u w:val="single"/>
          <w:lang w:val="pt-BR"/>
        </w:rPr>
        <w:t>sgpweb</w:t>
      </w:r>
    </w:p>
    <w:p w:rsidR="00900EBE" w:rsidRPr="00BD6AE5" w:rsidRDefault="00900EBE" w:rsidP="00900EBE">
      <w:pPr>
        <w:spacing w:before="0"/>
        <w:ind w:left="504" w:firstLine="720"/>
        <w:jc w:val="both"/>
        <w:rPr>
          <w:rFonts w:asciiTheme="minorHAnsi" w:hAnsiTheme="minorHAnsi"/>
          <w:color w:val="0000FF"/>
          <w:u w:val="single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 xml:space="preserve">Link </w:t>
      </w:r>
      <w:hyperlink r:id="rId16" w:history="1">
        <w:r w:rsidR="00400B54" w:rsidRPr="00BD6AE5">
          <w:rPr>
            <w:rStyle w:val="Hyperlink"/>
            <w:rFonts w:asciiTheme="minorHAnsi" w:hAnsiTheme="minorHAnsi"/>
            <w:lang w:val="pt-BR"/>
          </w:rPr>
          <w:t>http://hom235/sgpweb</w:t>
        </w:r>
      </w:hyperlink>
    </w:p>
    <w:p w:rsidR="00900EBE" w:rsidRPr="00BD6AE5" w:rsidRDefault="00900EBE" w:rsidP="00900EBE">
      <w:pPr>
        <w:spacing w:before="0"/>
        <w:ind w:left="504" w:firstLine="720"/>
        <w:jc w:val="both"/>
        <w:rPr>
          <w:rFonts w:asciiTheme="minorHAnsi" w:hAnsiTheme="minorHAnsi"/>
          <w:color w:val="1F497D"/>
          <w:sz w:val="16"/>
          <w:szCs w:val="16"/>
          <w:u w:val="single"/>
          <w:lang w:val="pt-BR"/>
        </w:rPr>
      </w:pPr>
    </w:p>
    <w:p w:rsidR="00D940D7" w:rsidRPr="00BD6AE5" w:rsidRDefault="00D940D7" w:rsidP="00900EBE">
      <w:pPr>
        <w:pStyle w:val="ListParagraph"/>
        <w:spacing w:before="0"/>
        <w:ind w:left="1224"/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>Produção:</w:t>
      </w:r>
    </w:p>
    <w:p w:rsidR="00D940D7" w:rsidRPr="00BD6AE5" w:rsidRDefault="00D940D7" w:rsidP="00900EBE">
      <w:pPr>
        <w:spacing w:before="0"/>
        <w:ind w:left="504" w:firstLine="720"/>
        <w:jc w:val="both"/>
        <w:rPr>
          <w:rFonts w:asciiTheme="minorHAnsi" w:hAnsiTheme="minorHAnsi"/>
          <w:color w:val="0000FF"/>
          <w:u w:val="single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 xml:space="preserve">Link </w:t>
      </w:r>
      <w:hyperlink r:id="rId17" w:history="1">
        <w:r w:rsidR="00400B54" w:rsidRPr="00BD6AE5">
          <w:rPr>
            <w:rStyle w:val="Hyperlink"/>
            <w:rFonts w:asciiTheme="minorHAnsi" w:hAnsiTheme="minorHAnsi"/>
            <w:lang w:val="pt-BR"/>
          </w:rPr>
          <w:t>http://prd296/sgpweb</w:t>
        </w:r>
      </w:hyperlink>
    </w:p>
    <w:p w:rsidR="009C5492" w:rsidRPr="00BD6AE5" w:rsidRDefault="009C5492" w:rsidP="009C5492">
      <w:pPr>
        <w:spacing w:before="0"/>
        <w:ind w:left="504" w:firstLine="720"/>
        <w:jc w:val="both"/>
        <w:rPr>
          <w:rFonts w:asciiTheme="minorHAnsi" w:hAnsiTheme="minorHAnsi"/>
          <w:color w:val="0000FF"/>
          <w:u w:val="single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 xml:space="preserve">Link </w:t>
      </w:r>
      <w:hyperlink r:id="rId18" w:history="1">
        <w:r w:rsidR="00400B54" w:rsidRPr="00BD6AE5">
          <w:rPr>
            <w:rStyle w:val="Hyperlink"/>
            <w:rFonts w:asciiTheme="minorHAnsi" w:hAnsiTheme="minorHAnsi"/>
            <w:lang w:val="pt-BR"/>
          </w:rPr>
          <w:t>http://prd297/sgpweb</w:t>
        </w:r>
      </w:hyperlink>
    </w:p>
    <w:p w:rsidR="009C5492" w:rsidRPr="00BD6AE5" w:rsidRDefault="009C5492" w:rsidP="009C5492">
      <w:pPr>
        <w:spacing w:before="0"/>
        <w:ind w:left="504" w:firstLine="720"/>
        <w:jc w:val="both"/>
        <w:rPr>
          <w:rFonts w:asciiTheme="minorHAnsi" w:hAnsiTheme="minorHAnsi"/>
          <w:color w:val="0000FF"/>
          <w:u w:val="single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 xml:space="preserve">Link </w:t>
      </w:r>
      <w:hyperlink r:id="rId19" w:history="1">
        <w:r w:rsidR="00B50840" w:rsidRPr="00BD6AE5">
          <w:rPr>
            <w:rStyle w:val="Hyperlink"/>
            <w:rFonts w:asciiTheme="minorHAnsi" w:hAnsiTheme="minorHAnsi"/>
            <w:lang w:val="pt-BR"/>
          </w:rPr>
          <w:t>http://prd298/sgpweb</w:t>
        </w:r>
      </w:hyperlink>
    </w:p>
    <w:p w:rsidR="009C5492" w:rsidRPr="00BD6AE5" w:rsidRDefault="009C5492" w:rsidP="009C5492">
      <w:pPr>
        <w:spacing w:before="0"/>
        <w:ind w:left="504" w:firstLine="720"/>
        <w:jc w:val="both"/>
        <w:rPr>
          <w:rFonts w:asciiTheme="minorHAnsi" w:hAnsiTheme="minorHAnsi"/>
          <w:color w:val="0000FF"/>
          <w:u w:val="single"/>
          <w:lang w:val="pt-BR"/>
        </w:rPr>
      </w:pPr>
      <w:r w:rsidRPr="00BD6AE5">
        <w:rPr>
          <w:rFonts w:asciiTheme="minorHAnsi" w:hAnsiTheme="minorHAnsi" w:cstheme="minorHAnsi"/>
          <w:sz w:val="20"/>
          <w:lang w:val="pt-BR"/>
        </w:rPr>
        <w:t xml:space="preserve">Link </w:t>
      </w:r>
      <w:hyperlink r:id="rId20" w:history="1">
        <w:r w:rsidRPr="00BD6AE5">
          <w:rPr>
            <w:rStyle w:val="Hyperlink"/>
            <w:rFonts w:asciiTheme="minorHAnsi" w:hAnsiTheme="minorHAnsi"/>
            <w:lang w:val="pt-BR"/>
          </w:rPr>
          <w:t>http://sgpweb/sgpweb</w:t>
        </w:r>
      </w:hyperlink>
    </w:p>
    <w:p w:rsidR="009C5492" w:rsidRPr="00BD6AE5" w:rsidRDefault="009C5492" w:rsidP="00900EBE">
      <w:pPr>
        <w:spacing w:before="0"/>
        <w:ind w:left="504" w:firstLine="720"/>
        <w:jc w:val="both"/>
        <w:rPr>
          <w:rFonts w:asciiTheme="minorHAnsi" w:hAnsiTheme="minorHAnsi"/>
          <w:color w:val="0000FF"/>
          <w:u w:val="single"/>
          <w:lang w:val="pt-BR"/>
        </w:rPr>
      </w:pPr>
    </w:p>
    <w:p w:rsidR="009C5492" w:rsidRPr="00BD6AE5" w:rsidRDefault="009C5492" w:rsidP="00900EBE">
      <w:pPr>
        <w:spacing w:before="0"/>
        <w:ind w:left="504" w:firstLine="720"/>
        <w:jc w:val="both"/>
        <w:rPr>
          <w:rFonts w:asciiTheme="minorHAnsi" w:hAnsiTheme="minorHAnsi"/>
          <w:color w:val="0000FF"/>
          <w:u w:val="single"/>
          <w:lang w:val="pt-BR"/>
        </w:rPr>
      </w:pP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Informe o Tipo de Cliente: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WEB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Justificativa para uso: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Analista Accenture, atendimento de chamado (Suporte a aplicação</w:t>
      </w:r>
      <w:proofErr w:type="gramStart"/>
      <w:r w:rsidRPr="00BD6AE5">
        <w:rPr>
          <w:rFonts w:asciiTheme="minorHAnsi" w:hAnsiTheme="minorHAnsi" w:cstheme="minorHAnsi"/>
          <w:sz w:val="20"/>
          <w:lang w:val="pt-BR"/>
        </w:rPr>
        <w:t>)</w:t>
      </w:r>
      <w:proofErr w:type="gramEnd"/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Informar se o usuário é funcionário </w:t>
      </w:r>
      <w:proofErr w:type="gramStart"/>
      <w:r w:rsidRPr="00BD6AE5">
        <w:rPr>
          <w:rFonts w:asciiTheme="minorHAnsi" w:hAnsiTheme="minorHAnsi" w:cstheme="minorHAnsi"/>
          <w:b/>
          <w:sz w:val="20"/>
          <w:lang w:val="pt-BR"/>
        </w:rPr>
        <w:t>Vale,</w:t>
      </w:r>
      <w:proofErr w:type="gramEnd"/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empresa contratada ou coligada: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Contratado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Selecione a empresa do usuário para qual será feito o atendimento: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CONTRATADA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Observações: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Para esclarecimentos</w:t>
      </w:r>
      <w:r w:rsidR="00955EED" w:rsidRPr="00BD6AE5">
        <w:rPr>
          <w:rFonts w:asciiTheme="minorHAnsi" w:hAnsiTheme="minorHAnsi" w:cstheme="minorHAnsi"/>
          <w:sz w:val="20"/>
          <w:lang w:val="pt-BR"/>
        </w:rPr>
        <w:t>,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entre em contato.</w:t>
      </w:r>
    </w:p>
    <w:p w:rsidR="00E50E40" w:rsidRPr="00BD6AE5" w:rsidRDefault="00E50E40" w:rsidP="00E50E40">
      <w:pPr>
        <w:rPr>
          <w:rFonts w:asciiTheme="minorHAnsi" w:hAnsiTheme="minorHAnsi"/>
          <w:lang w:val="pt-BR"/>
        </w:rPr>
      </w:pPr>
    </w:p>
    <w:p w:rsidR="00E50E40" w:rsidRPr="00BD6AE5" w:rsidRDefault="00E50E40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Servidores</w:t>
      </w:r>
    </w:p>
    <w:p w:rsidR="00D940D7" w:rsidRPr="00BD6AE5" w:rsidRDefault="00D940D7" w:rsidP="00D940D7">
      <w:pPr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>A solicitação de acesso ao servidor é feito via IMAC. Abaixo segue alguns dados que deverão ser usados.</w:t>
      </w:r>
    </w:p>
    <w:p w:rsidR="00D940D7" w:rsidRPr="00BD6AE5" w:rsidRDefault="00D940D7" w:rsidP="00D940D7">
      <w:pPr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>No campo observação colocar o servidor em questão.</w:t>
      </w:r>
    </w:p>
    <w:p w:rsidR="00D940D7" w:rsidRPr="00BD6AE5" w:rsidRDefault="00D940D7" w:rsidP="00D940D7">
      <w:pPr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b/>
          <w:lang w:val="pt-BR"/>
        </w:rPr>
        <w:t xml:space="preserve"> ITEM:</w:t>
      </w:r>
      <w:r w:rsidRPr="00BD6AE5">
        <w:rPr>
          <w:rFonts w:asciiTheme="minorHAnsi" w:hAnsiTheme="minorHAnsi" w:cstheme="minorHAnsi"/>
          <w:lang w:val="pt-BR"/>
        </w:rPr>
        <w:t xml:space="preserve"> LIBERAÇÃO DE ACESSO A DIRETÓRIO - UNIX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Localidade sem gestor: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Vitoria</w:t>
      </w:r>
      <w:hyperlink w:history="1"/>
      <w:hyperlink w:history="1"/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Drive: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C</w:t>
      </w:r>
      <w:hyperlink w:history="1"/>
      <w:hyperlink w:history="1"/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Servidor: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Outros</w:t>
      </w:r>
      <w:hyperlink w:history="1"/>
      <w:hyperlink w:history="1"/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Caminho completo para o Diretório ou pasta: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/</w:t>
      </w:r>
      <w:proofErr w:type="spellStart"/>
      <w:r w:rsidRPr="00BD6AE5">
        <w:rPr>
          <w:rFonts w:asciiTheme="minorHAnsi" w:hAnsiTheme="minorHAnsi" w:cstheme="minorHAnsi"/>
          <w:sz w:val="20"/>
          <w:lang w:val="pt-BR"/>
        </w:rPr>
        <w:t>deploy</w:t>
      </w:r>
      <w:proofErr w:type="spellEnd"/>
      <w:r w:rsidRPr="00BD6AE5">
        <w:rPr>
          <w:rFonts w:asciiTheme="minorHAnsi" w:hAnsiTheme="minorHAnsi" w:cstheme="minorHAnsi"/>
          <w:sz w:val="20"/>
          <w:lang w:val="pt-BR"/>
        </w:rPr>
        <w:t>/</w:t>
      </w:r>
      <w:proofErr w:type="spellStart"/>
      <w:r w:rsidR="00216D77" w:rsidRPr="00BD6AE5">
        <w:rPr>
          <w:rFonts w:asciiTheme="minorHAnsi" w:hAnsiTheme="minorHAnsi" w:cstheme="minorHAnsi"/>
          <w:sz w:val="20"/>
          <w:lang w:val="pt-BR"/>
        </w:rPr>
        <w:t>sgpweb</w:t>
      </w:r>
      <w:proofErr w:type="spellEnd"/>
      <w:r w:rsidR="00216D77" w:rsidRPr="00BD6AE5">
        <w:rPr>
          <w:rFonts w:asciiTheme="minorHAnsi" w:hAnsiTheme="minorHAnsi" w:cstheme="minorHAnsi"/>
          <w:sz w:val="20"/>
          <w:lang w:val="pt-BR"/>
        </w:rPr>
        <w:t>/entrada</w:t>
      </w:r>
      <w:r w:rsidR="00232D7F" w:rsidRPr="00BD6AE5">
        <w:rPr>
          <w:rFonts w:asciiTheme="minorHAnsi" w:hAnsiTheme="minorHAnsi" w:cstheme="minorHAnsi"/>
          <w:sz w:val="20"/>
          <w:lang w:val="pt-BR"/>
        </w:rPr>
        <w:t>/</w:t>
      </w:r>
      <w:hyperlink w:history="1"/>
      <w:hyperlink w:history="1"/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lastRenderedPageBreak/>
        <w:t>Informar qual o tipo de acesso desejado - leitura / total: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Total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Observações:</w:t>
      </w:r>
      <w:r w:rsidR="00914BA8" w:rsidRPr="00BD6AE5">
        <w:rPr>
          <w:rFonts w:asciiTheme="minorHAnsi" w:hAnsiTheme="minorHAnsi" w:cstheme="minorHAnsi"/>
          <w:sz w:val="20"/>
          <w:lang w:val="pt-BR"/>
        </w:rPr>
        <w:t xml:space="preserve"> Servidor PRD296, PRD297 e PRD298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Analista Accenture - Acesso para </w:t>
      </w:r>
      <w:proofErr w:type="spellStart"/>
      <w:r w:rsidRPr="00BD6AE5">
        <w:rPr>
          <w:rFonts w:asciiTheme="minorHAnsi" w:hAnsiTheme="minorHAnsi" w:cstheme="minorHAnsi"/>
          <w:sz w:val="20"/>
          <w:lang w:val="pt-BR"/>
        </w:rPr>
        <w:t>Deploy</w:t>
      </w:r>
      <w:proofErr w:type="spellEnd"/>
      <w:r w:rsidRPr="00BD6AE5">
        <w:rPr>
          <w:rFonts w:asciiTheme="minorHAnsi" w:hAnsiTheme="minorHAnsi" w:cstheme="minorHAnsi"/>
          <w:sz w:val="20"/>
          <w:lang w:val="pt-BR"/>
        </w:rPr>
        <w:t xml:space="preserve"> da aplicação;</w:t>
      </w:r>
    </w:p>
    <w:p w:rsidR="00E50E40" w:rsidRPr="00BD6AE5" w:rsidRDefault="00E50E40" w:rsidP="00E50E40">
      <w:pPr>
        <w:rPr>
          <w:rFonts w:asciiTheme="minorHAnsi" w:hAnsiTheme="minorHAnsi"/>
          <w:lang w:val="pt-BR"/>
        </w:rPr>
      </w:pPr>
    </w:p>
    <w:p w:rsidR="00E50E40" w:rsidRPr="00BD6AE5" w:rsidRDefault="00E50E40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Base de dados</w:t>
      </w:r>
    </w:p>
    <w:p w:rsidR="00D940D7" w:rsidRPr="00BD6AE5" w:rsidRDefault="00D940D7" w:rsidP="00D940D7">
      <w:pPr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>Para acesso a base de dados o usuário deve ter Chave de Banco de Dados criada.</w:t>
      </w:r>
    </w:p>
    <w:p w:rsidR="00D940D7" w:rsidRPr="00BD6AE5" w:rsidRDefault="00D940D7" w:rsidP="00D940D7">
      <w:pPr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Em produção a solicitação de acesso </w:t>
      </w:r>
      <w:proofErr w:type="gramStart"/>
      <w:r w:rsidRPr="00BD6AE5">
        <w:rPr>
          <w:rFonts w:asciiTheme="minorHAnsi" w:hAnsiTheme="minorHAnsi" w:cstheme="minorHAnsi"/>
          <w:lang w:val="pt-BR"/>
        </w:rPr>
        <w:t>a</w:t>
      </w:r>
      <w:proofErr w:type="gramEnd"/>
      <w:r w:rsidRPr="00BD6AE5">
        <w:rPr>
          <w:rFonts w:asciiTheme="minorHAnsi" w:hAnsiTheme="minorHAnsi" w:cstheme="minorHAnsi"/>
          <w:lang w:val="pt-BR"/>
        </w:rPr>
        <w:t xml:space="preserve"> base dados é feita pelo coordenador (Somente </w:t>
      </w:r>
      <w:proofErr w:type="spellStart"/>
      <w:r w:rsidRPr="00BD6AE5">
        <w:rPr>
          <w:rFonts w:asciiTheme="minorHAnsi" w:hAnsiTheme="minorHAnsi" w:cstheme="minorHAnsi"/>
          <w:lang w:val="pt-BR"/>
        </w:rPr>
        <w:t>Select</w:t>
      </w:r>
      <w:proofErr w:type="spellEnd"/>
      <w:r w:rsidRPr="00BD6AE5">
        <w:rPr>
          <w:rFonts w:asciiTheme="minorHAnsi" w:hAnsiTheme="minorHAnsi" w:cstheme="minorHAnsi"/>
          <w:lang w:val="pt-BR"/>
        </w:rPr>
        <w:t>).</w:t>
      </w:r>
    </w:p>
    <w:p w:rsidR="00D940D7" w:rsidRPr="00BD6AE5" w:rsidRDefault="00D940D7" w:rsidP="00D940D7">
      <w:pPr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>Em Desenvolvimento, Homologação e demais operações de Produção (INSERT, UPDATE...) é via SISDEMAN.</w:t>
      </w:r>
    </w:p>
    <w:p w:rsidR="00D940D7" w:rsidRPr="00BD6AE5" w:rsidRDefault="00D940D7" w:rsidP="00D940D7">
      <w:pPr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>Abaixo segue alguns dados que deverão ser usados.</w:t>
      </w:r>
    </w:p>
    <w:p w:rsidR="00D940D7" w:rsidRPr="00BD6AE5" w:rsidRDefault="00D940D7" w:rsidP="00D940D7">
      <w:pPr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lang w:val="pt-BR"/>
        </w:rPr>
        <w:t>Identificação da Demanda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Título: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[</w:t>
      </w:r>
      <w:proofErr w:type="spellStart"/>
      <w:proofErr w:type="gramStart"/>
      <w:r w:rsidR="00E0073E" w:rsidRPr="00BD6AE5">
        <w:rPr>
          <w:rFonts w:asciiTheme="minorHAnsi" w:hAnsiTheme="minorHAnsi" w:cstheme="minorHAnsi"/>
          <w:sz w:val="20"/>
          <w:lang w:val="pt-BR"/>
        </w:rPr>
        <w:t>SGPWeb</w:t>
      </w:r>
      <w:proofErr w:type="spellEnd"/>
      <w:proofErr w:type="gramEnd"/>
      <w:r w:rsidRPr="00BD6AE5">
        <w:rPr>
          <w:rFonts w:asciiTheme="minorHAnsi" w:hAnsiTheme="minorHAnsi" w:cstheme="minorHAnsi"/>
          <w:sz w:val="20"/>
          <w:lang w:val="pt-BR"/>
        </w:rPr>
        <w:t xml:space="preserve">]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Empresa: 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Accenture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Área Funcional: </w:t>
      </w:r>
      <w:proofErr w:type="spellStart"/>
      <w:r w:rsidRPr="00BD6AE5">
        <w:rPr>
          <w:rFonts w:asciiTheme="minorHAnsi" w:hAnsiTheme="minorHAnsi" w:cstheme="minorHAnsi"/>
          <w:sz w:val="20"/>
          <w:lang w:val="pt-BR"/>
        </w:rPr>
        <w:t>Adm</w:t>
      </w:r>
      <w:proofErr w:type="spellEnd"/>
      <w:r w:rsidRPr="00BD6AE5">
        <w:rPr>
          <w:rFonts w:asciiTheme="minorHAnsi" w:hAnsiTheme="minorHAnsi" w:cstheme="minorHAnsi"/>
          <w:sz w:val="20"/>
          <w:lang w:val="pt-BR"/>
        </w:rPr>
        <w:t xml:space="preserve"> de Banco de Dados</w:t>
      </w: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Tipo de Demanda: </w:t>
      </w:r>
      <w:r w:rsidRPr="00BD6AE5">
        <w:rPr>
          <w:rFonts w:asciiTheme="minorHAnsi" w:hAnsiTheme="minorHAnsi" w:cstheme="minorHAnsi"/>
          <w:sz w:val="20"/>
          <w:lang w:val="pt-BR"/>
        </w:rPr>
        <w:t>Assistência Técnica</w:t>
      </w: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Ambiente: </w:t>
      </w:r>
      <w:r w:rsidRPr="00BD6AE5">
        <w:rPr>
          <w:rFonts w:asciiTheme="minorHAnsi" w:hAnsiTheme="minorHAnsi" w:cstheme="minorHAnsi"/>
          <w:sz w:val="20"/>
          <w:lang w:val="pt-BR"/>
        </w:rPr>
        <w:t>Desenvolvimento (Desenvolvimento, Homologação ou Produção</w:t>
      </w:r>
      <w:proofErr w:type="gramStart"/>
      <w:r w:rsidRPr="00BD6AE5">
        <w:rPr>
          <w:rFonts w:asciiTheme="minorHAnsi" w:hAnsiTheme="minorHAnsi" w:cstheme="minorHAnsi"/>
          <w:sz w:val="20"/>
          <w:lang w:val="pt-BR"/>
        </w:rPr>
        <w:t>)</w:t>
      </w:r>
      <w:proofErr w:type="gramEnd"/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Sistema: </w:t>
      </w:r>
      <w:proofErr w:type="spellStart"/>
      <w:proofErr w:type="gramStart"/>
      <w:r w:rsidR="00E0073E" w:rsidRPr="00BD6AE5">
        <w:rPr>
          <w:rFonts w:asciiTheme="minorHAnsi" w:hAnsiTheme="minorHAnsi" w:cstheme="minorHAnsi"/>
          <w:sz w:val="20"/>
          <w:lang w:val="pt-BR"/>
        </w:rPr>
        <w:t>SGPWeb</w:t>
      </w:r>
      <w:proofErr w:type="spellEnd"/>
      <w:proofErr w:type="gramEnd"/>
      <w:r w:rsidR="00E0073E" w:rsidRPr="00BD6AE5">
        <w:rPr>
          <w:rFonts w:asciiTheme="minorHAnsi" w:hAnsiTheme="minorHAnsi"/>
          <w:sz w:val="18"/>
          <w:szCs w:val="18"/>
          <w:lang w:val="pt-BR"/>
        </w:rPr>
        <w:t xml:space="preserve"> –</w:t>
      </w:r>
      <w:r w:rsidRPr="00BD6AE5">
        <w:rPr>
          <w:rFonts w:asciiTheme="minorHAnsi" w:hAnsiTheme="minorHAnsi"/>
          <w:sz w:val="18"/>
          <w:szCs w:val="18"/>
          <w:lang w:val="pt-BR"/>
        </w:rPr>
        <w:t xml:space="preserve"> </w:t>
      </w:r>
      <w:r w:rsidR="00E0073E" w:rsidRPr="00BD6AE5">
        <w:rPr>
          <w:rFonts w:asciiTheme="minorHAnsi" w:hAnsiTheme="minorHAnsi"/>
          <w:sz w:val="18"/>
          <w:szCs w:val="18"/>
          <w:lang w:val="pt-BR"/>
        </w:rPr>
        <w:t xml:space="preserve">Sistema de Gerenciamento de </w:t>
      </w:r>
      <w:proofErr w:type="spellStart"/>
      <w:r w:rsidR="00E0073E" w:rsidRPr="00BD6AE5">
        <w:rPr>
          <w:rFonts w:asciiTheme="minorHAnsi" w:hAnsiTheme="minorHAnsi"/>
          <w:sz w:val="18"/>
          <w:szCs w:val="18"/>
          <w:lang w:val="pt-BR"/>
        </w:rPr>
        <w:t>Passgens</w:t>
      </w:r>
      <w:proofErr w:type="spellEnd"/>
    </w:p>
    <w:p w:rsidR="00D940D7" w:rsidRPr="00BD6AE5" w:rsidRDefault="00D940D7" w:rsidP="00D940D7">
      <w:pPr>
        <w:pStyle w:val="ListParagraph"/>
        <w:ind w:left="1224"/>
        <w:jc w:val="both"/>
        <w:rPr>
          <w:rFonts w:asciiTheme="minorHAnsi" w:hAnsiTheme="minorHAnsi" w:cstheme="minorHAnsi"/>
          <w:b/>
          <w:sz w:val="20"/>
          <w:lang w:val="pt-BR"/>
        </w:rPr>
      </w:pPr>
    </w:p>
    <w:p w:rsidR="00D940D7" w:rsidRPr="00BD6AE5" w:rsidRDefault="00D940D7" w:rsidP="00D940D7">
      <w:pPr>
        <w:rPr>
          <w:rFonts w:asciiTheme="minorHAnsi" w:hAnsiTheme="minorHAnsi" w:cstheme="minorHAnsi"/>
          <w:b/>
          <w:lang w:val="pt-BR"/>
        </w:rPr>
      </w:pPr>
      <w:r w:rsidRPr="00BD6AE5">
        <w:rPr>
          <w:rFonts w:asciiTheme="minorHAnsi" w:hAnsiTheme="minorHAnsi" w:cstheme="minorHAnsi"/>
          <w:b/>
          <w:lang w:val="pt-BR"/>
        </w:rPr>
        <w:t>Identificação do Solicitante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Solicitante: </w:t>
      </w:r>
      <w:r w:rsidRPr="00BD6AE5">
        <w:rPr>
          <w:rFonts w:asciiTheme="minorHAnsi" w:hAnsiTheme="minorHAnsi" w:cstheme="minorHAnsi"/>
          <w:sz w:val="20"/>
          <w:lang w:val="pt-BR"/>
        </w:rPr>
        <w:t>Nome</w:t>
      </w: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Telefone: </w:t>
      </w:r>
      <w:r w:rsidR="007A1C9D" w:rsidRPr="00BD6AE5">
        <w:rPr>
          <w:rFonts w:asciiTheme="minorHAnsi" w:hAnsiTheme="minorHAnsi" w:cstheme="minorHAnsi"/>
          <w:sz w:val="20"/>
          <w:lang w:val="pt-BR"/>
        </w:rPr>
        <w:t>1</w:t>
      </w:r>
      <w:r w:rsidR="00096F21" w:rsidRPr="00BD6AE5">
        <w:rPr>
          <w:rFonts w:asciiTheme="minorHAnsi" w:hAnsiTheme="minorHAnsi" w:cstheme="minorHAnsi"/>
          <w:sz w:val="20"/>
          <w:lang w:val="pt-BR"/>
        </w:rPr>
        <w:t>1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9999-9999</w:t>
      </w: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E-mail do Solicitante: </w:t>
      </w:r>
      <w:r w:rsidRPr="00BD6AE5">
        <w:rPr>
          <w:rFonts w:asciiTheme="minorHAnsi" w:hAnsiTheme="minorHAnsi" w:cstheme="minorHAnsi"/>
          <w:sz w:val="20"/>
          <w:lang w:val="pt-BR"/>
        </w:rPr>
        <w:t>EMAIL@ACCENTURE.COM</w:t>
      </w: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Enviar cópia - </w:t>
      </w:r>
      <w:proofErr w:type="spellStart"/>
      <w:r w:rsidRPr="00BD6AE5">
        <w:rPr>
          <w:rFonts w:asciiTheme="minorHAnsi" w:hAnsiTheme="minorHAnsi" w:cstheme="minorHAnsi"/>
          <w:b/>
          <w:sz w:val="20"/>
          <w:lang w:val="pt-BR"/>
        </w:rPr>
        <w:t>cc</w:t>
      </w:r>
      <w:proofErr w:type="spellEnd"/>
      <w:r w:rsidRPr="00BD6AE5">
        <w:rPr>
          <w:rFonts w:asciiTheme="minorHAnsi" w:hAnsiTheme="minorHAnsi" w:cstheme="minorHAnsi"/>
          <w:b/>
          <w:sz w:val="20"/>
          <w:lang w:val="pt-BR"/>
        </w:rPr>
        <w:t xml:space="preserve">: </w:t>
      </w:r>
      <w:r w:rsidRPr="00BD6AE5">
        <w:rPr>
          <w:rFonts w:asciiTheme="minorHAnsi" w:hAnsiTheme="minorHAnsi" w:cstheme="minorHAnsi"/>
          <w:sz w:val="20"/>
          <w:lang w:val="pt-BR"/>
        </w:rPr>
        <w:t>EMAIL@ACCENTURE.COM;</w:t>
      </w:r>
      <w:proofErr w:type="gramStart"/>
      <w:r w:rsidRPr="00BD6AE5">
        <w:rPr>
          <w:rFonts w:asciiTheme="minorHAnsi" w:hAnsiTheme="minorHAnsi" w:cstheme="minorHAnsi"/>
          <w:sz w:val="20"/>
          <w:lang w:val="pt-BR"/>
        </w:rPr>
        <w:t xml:space="preserve">  </w:t>
      </w:r>
      <w:proofErr w:type="gramEnd"/>
      <w:r w:rsidRPr="00BD6AE5">
        <w:rPr>
          <w:rFonts w:asciiTheme="minorHAnsi" w:hAnsiTheme="minorHAnsi" w:cstheme="minorHAnsi"/>
          <w:sz w:val="20"/>
          <w:lang w:val="pt-BR"/>
        </w:rPr>
        <w:t>(Coordenador)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Tipo de Centro de Custo: 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Investimento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commentRangeStart w:id="16"/>
      <w:r w:rsidRPr="00BD6AE5">
        <w:rPr>
          <w:rFonts w:asciiTheme="minorHAnsi" w:hAnsiTheme="minorHAnsi" w:cstheme="minorHAnsi"/>
          <w:b/>
          <w:sz w:val="20"/>
          <w:lang w:val="pt-BR"/>
        </w:rPr>
        <w:t xml:space="preserve">Projeto: </w:t>
      </w:r>
      <w:proofErr w:type="gramStart"/>
      <w:r w:rsidRPr="00BD6AE5">
        <w:rPr>
          <w:rFonts w:asciiTheme="minorHAnsi" w:hAnsiTheme="minorHAnsi" w:cstheme="minorHAnsi"/>
          <w:sz w:val="20"/>
          <w:lang w:val="pt-BR"/>
        </w:rPr>
        <w:t>126564 Tarefa</w:t>
      </w:r>
      <w:proofErr w:type="gramEnd"/>
      <w:r w:rsidRPr="00BD6AE5">
        <w:rPr>
          <w:rFonts w:asciiTheme="minorHAnsi" w:hAnsiTheme="minorHAnsi" w:cstheme="minorHAnsi"/>
          <w:sz w:val="20"/>
          <w:lang w:val="pt-BR"/>
        </w:rPr>
        <w:t>: 62</w:t>
      </w: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  <w:commentRangeEnd w:id="16"/>
      <w:r w:rsidR="00955EED" w:rsidRPr="00BD6AE5">
        <w:rPr>
          <w:rStyle w:val="CommentReference"/>
          <w:rFonts w:asciiTheme="minorHAnsi" w:hAnsiTheme="minorHAnsi"/>
        </w:rPr>
        <w:commentReference w:id="16"/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Chamado: </w:t>
      </w:r>
      <w:r w:rsidRPr="00BD6AE5">
        <w:rPr>
          <w:rFonts w:asciiTheme="minorHAnsi" w:hAnsiTheme="minorHAnsi" w:cstheme="minorHAnsi"/>
          <w:sz w:val="20"/>
          <w:lang w:val="pt-BR"/>
        </w:rPr>
        <w:t>Chamado qualquer</w:t>
      </w: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>Severidade do Chamado:</w:t>
      </w:r>
      <w:r w:rsidRPr="00BD6AE5">
        <w:rPr>
          <w:rFonts w:asciiTheme="minorHAnsi" w:hAnsiTheme="minorHAnsi" w:cstheme="minorHAnsi"/>
          <w:sz w:val="20"/>
          <w:lang w:val="pt-BR"/>
        </w:rPr>
        <w:t xml:space="preserve"> Severidade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Tipo de Atendimento: </w:t>
      </w:r>
      <w:r w:rsidRPr="00BD6AE5">
        <w:rPr>
          <w:rFonts w:asciiTheme="minorHAnsi" w:hAnsiTheme="minorHAnsi" w:cstheme="minorHAnsi"/>
          <w:sz w:val="20"/>
          <w:lang w:val="pt-BR"/>
        </w:rPr>
        <w:t>Por Demanda</w:t>
      </w: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</w:p>
    <w:p w:rsidR="00D940D7" w:rsidRPr="00BD6AE5" w:rsidRDefault="00D940D7" w:rsidP="00A01D6F">
      <w:pPr>
        <w:pStyle w:val="ListParagraph"/>
        <w:numPr>
          <w:ilvl w:val="2"/>
          <w:numId w:val="17"/>
        </w:numPr>
        <w:jc w:val="both"/>
        <w:rPr>
          <w:rFonts w:asciiTheme="minorHAnsi" w:hAnsiTheme="minorHAnsi" w:cstheme="minorHAnsi"/>
          <w:b/>
          <w:sz w:val="20"/>
          <w:lang w:val="pt-BR"/>
        </w:rPr>
      </w:pPr>
      <w:commentRangeStart w:id="17"/>
      <w:r w:rsidRPr="00BD6AE5">
        <w:rPr>
          <w:rFonts w:asciiTheme="minorHAnsi" w:hAnsiTheme="minorHAnsi" w:cstheme="minorHAnsi"/>
          <w:b/>
          <w:sz w:val="20"/>
          <w:lang w:val="pt-BR"/>
        </w:rPr>
        <w:t>Serviço:</w:t>
      </w:r>
      <w:proofErr w:type="gramStart"/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  <w:r w:rsidR="0079678F" w:rsidRPr="00BD6AE5">
        <w:rPr>
          <w:rFonts w:asciiTheme="minorHAnsi" w:hAnsiTheme="minorHAnsi" w:cstheme="minorHAnsi"/>
          <w:sz w:val="20"/>
          <w:lang w:val="pt-BR"/>
        </w:rPr>
        <w:t xml:space="preserve"> </w:t>
      </w:r>
      <w:proofErr w:type="gramEnd"/>
      <w:r w:rsidR="0079678F" w:rsidRPr="00BD6AE5">
        <w:rPr>
          <w:rFonts w:asciiTheme="minorHAnsi" w:hAnsiTheme="minorHAnsi" w:cstheme="minorHAnsi"/>
          <w:sz w:val="20"/>
          <w:lang w:val="pt-BR"/>
        </w:rPr>
        <w:tab/>
      </w:r>
      <w:commentRangeEnd w:id="17"/>
      <w:r w:rsidR="00955EED" w:rsidRPr="00BD6AE5">
        <w:rPr>
          <w:rStyle w:val="CommentReference"/>
          <w:rFonts w:asciiTheme="minorHAnsi" w:hAnsiTheme="minorHAnsi"/>
        </w:rPr>
        <w:commentReference w:id="17"/>
      </w:r>
      <w:r w:rsidRPr="00BD6AE5">
        <w:rPr>
          <w:rFonts w:asciiTheme="minorHAnsi" w:hAnsiTheme="minorHAnsi" w:cstheme="minorHAnsi"/>
          <w:b/>
          <w:sz w:val="20"/>
          <w:lang w:val="pt-BR"/>
        </w:rPr>
        <w:t xml:space="preserve"> </w:t>
      </w:r>
    </w:p>
    <w:p w:rsidR="00D940D7" w:rsidRPr="00BD6AE5" w:rsidRDefault="00D940D7" w:rsidP="00D940D7">
      <w:pPr>
        <w:jc w:val="both"/>
        <w:rPr>
          <w:rFonts w:asciiTheme="minorHAnsi" w:hAnsiTheme="minorHAnsi" w:cstheme="minorHAnsi"/>
          <w:b/>
          <w:sz w:val="20"/>
          <w:lang w:val="pt-BR"/>
        </w:rPr>
      </w:pPr>
    </w:p>
    <w:p w:rsidR="00D940D7" w:rsidRPr="00B052AD" w:rsidRDefault="00D940D7" w:rsidP="00D940D7">
      <w:pPr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b/>
          <w:lang w:val="pt-BR"/>
        </w:rPr>
        <w:t xml:space="preserve">INFORMAÇÕES PARA O ALINHAMENTO DA DEMANDA: </w:t>
      </w:r>
      <w:r w:rsidRPr="00BD6AE5">
        <w:rPr>
          <w:rFonts w:asciiTheme="minorHAnsi" w:hAnsiTheme="minorHAnsi" w:cstheme="minorHAnsi"/>
          <w:b/>
          <w:lang w:val="pt-BR"/>
        </w:rPr>
        <w:br/>
      </w:r>
      <w:r w:rsidRPr="00BD6AE5">
        <w:rPr>
          <w:rFonts w:asciiTheme="minorHAnsi" w:hAnsiTheme="minorHAnsi" w:cstheme="minorHAnsi"/>
          <w:lang w:val="pt-BR"/>
        </w:rPr>
        <w:t>Seu nome: Nome</w:t>
      </w:r>
      <w:r w:rsidRPr="00BD6AE5">
        <w:rPr>
          <w:rFonts w:asciiTheme="minorHAnsi" w:hAnsiTheme="minorHAnsi" w:cstheme="minorHAnsi"/>
          <w:lang w:val="pt-BR"/>
        </w:rPr>
        <w:br/>
        <w:t>Telefone fixo: 11 9999-9999</w:t>
      </w:r>
      <w:r w:rsidRPr="00BD6AE5">
        <w:rPr>
          <w:rFonts w:asciiTheme="minorHAnsi" w:hAnsiTheme="minorHAnsi" w:cstheme="minorHAnsi"/>
          <w:lang w:val="pt-BR"/>
        </w:rPr>
        <w:br/>
        <w:t>Telefone celular: 11 9999-9999</w:t>
      </w:r>
      <w:r w:rsidRPr="00BD6AE5">
        <w:rPr>
          <w:rFonts w:asciiTheme="minorHAnsi" w:hAnsiTheme="minorHAnsi" w:cstheme="minorHAnsi"/>
          <w:lang w:val="pt-BR"/>
        </w:rPr>
        <w:br/>
        <w:t xml:space="preserve">Descrição </w:t>
      </w:r>
      <w:proofErr w:type="spellStart"/>
      <w:r w:rsidRPr="00BD6AE5">
        <w:rPr>
          <w:rFonts w:asciiTheme="minorHAnsi" w:hAnsiTheme="minorHAnsi" w:cstheme="minorHAnsi"/>
          <w:lang w:val="pt-BR"/>
        </w:rPr>
        <w:t>suscinta</w:t>
      </w:r>
      <w:proofErr w:type="spellEnd"/>
      <w:r w:rsidRPr="00BD6AE5">
        <w:rPr>
          <w:rFonts w:asciiTheme="minorHAnsi" w:hAnsiTheme="minorHAnsi" w:cstheme="minorHAnsi"/>
          <w:lang w:val="pt-BR"/>
        </w:rPr>
        <w:t xml:space="preserve"> da demanda a ser realizada: </w:t>
      </w:r>
      <w:r w:rsidRPr="00BD6AE5">
        <w:rPr>
          <w:rFonts w:asciiTheme="minorHAnsi" w:hAnsiTheme="minorHAnsi" w:cstheme="minorHAnsi"/>
          <w:lang w:val="pt-BR"/>
        </w:rPr>
        <w:br/>
        <w:t xml:space="preserve">Gostaria de ter acesso total a base de dados em </w:t>
      </w:r>
      <w:proofErr w:type="gramStart"/>
      <w:r w:rsidRPr="00BD6AE5">
        <w:rPr>
          <w:rFonts w:asciiTheme="minorHAnsi" w:hAnsiTheme="minorHAnsi" w:cstheme="minorHAnsi"/>
          <w:lang w:val="pt-BR"/>
        </w:rPr>
        <w:t>Desenvolvimento</w:t>
      </w:r>
      <w:r w:rsidR="001C2A0B" w:rsidRPr="00BD6AE5">
        <w:rPr>
          <w:rFonts w:asciiTheme="minorHAnsi" w:hAnsiTheme="minorHAnsi" w:cstheme="minorHAnsi"/>
          <w:lang w:val="pt-BR"/>
        </w:rPr>
        <w:t>(</w:t>
      </w:r>
      <w:proofErr w:type="gramEnd"/>
      <w:r w:rsidR="001C2A0B" w:rsidRPr="00BD6AE5">
        <w:rPr>
          <w:rFonts w:asciiTheme="minorHAnsi" w:hAnsiTheme="minorHAnsi" w:cstheme="minorHAnsi"/>
          <w:lang w:val="pt-BR"/>
        </w:rPr>
        <w:t>Produção, Homologação)</w:t>
      </w:r>
      <w:r w:rsidRPr="00BD6AE5">
        <w:rPr>
          <w:rFonts w:asciiTheme="minorHAnsi" w:hAnsiTheme="minorHAnsi" w:cstheme="minorHAnsi"/>
          <w:lang w:val="pt-BR"/>
        </w:rPr>
        <w:t xml:space="preserve"> da aplicação </w:t>
      </w:r>
      <w:proofErr w:type="spellStart"/>
      <w:r w:rsidR="002F29C1" w:rsidRPr="00BD6AE5">
        <w:rPr>
          <w:rFonts w:asciiTheme="minorHAnsi" w:hAnsiTheme="minorHAnsi" w:cstheme="minorHAnsi"/>
          <w:lang w:val="pt-BR"/>
        </w:rPr>
        <w:t>SGPWeb</w:t>
      </w:r>
      <w:proofErr w:type="spellEnd"/>
      <w:r w:rsidR="00513678" w:rsidRPr="00BD6AE5">
        <w:rPr>
          <w:rFonts w:asciiTheme="minorHAnsi" w:hAnsiTheme="minorHAnsi" w:cstheme="minorHAnsi"/>
          <w:lang w:val="pt-BR"/>
        </w:rPr>
        <w:t>, na instancia OR</w:t>
      </w:r>
      <w:r w:rsidR="00513678" w:rsidRPr="00B052AD">
        <w:rPr>
          <w:rFonts w:asciiTheme="minorHAnsi" w:hAnsiTheme="minorHAnsi" w:cstheme="minorHAnsi"/>
          <w:lang w:val="pt-BR"/>
        </w:rPr>
        <w:t>ADVT</w:t>
      </w:r>
      <w:r w:rsidR="00ED1783" w:rsidRPr="00B052AD">
        <w:rPr>
          <w:rFonts w:asciiTheme="minorHAnsi" w:hAnsiTheme="minorHAnsi" w:cstheme="minorHAnsi"/>
          <w:lang w:val="pt-BR"/>
        </w:rPr>
        <w:t>E</w:t>
      </w:r>
      <w:r w:rsidR="00513678" w:rsidRPr="00B052AD">
        <w:rPr>
          <w:rFonts w:asciiTheme="minorHAnsi" w:hAnsiTheme="minorHAnsi" w:cstheme="minorHAnsi"/>
          <w:lang w:val="pt-BR"/>
        </w:rPr>
        <w:t>.</w:t>
      </w:r>
      <w:r w:rsidRPr="00B052AD">
        <w:rPr>
          <w:rFonts w:asciiTheme="minorHAnsi" w:hAnsiTheme="minorHAnsi" w:cstheme="minorHAnsi"/>
          <w:lang w:val="pt-BR"/>
        </w:rPr>
        <w:t xml:space="preserve"> </w:t>
      </w:r>
    </w:p>
    <w:p w:rsidR="00D940D7" w:rsidRPr="00B052AD" w:rsidRDefault="00D940D7" w:rsidP="00D940D7">
      <w:pPr>
        <w:rPr>
          <w:rFonts w:asciiTheme="minorHAnsi" w:hAnsiTheme="minorHAnsi"/>
          <w:b/>
          <w:bCs/>
          <w:sz w:val="16"/>
          <w:szCs w:val="16"/>
          <w:lang w:val="pt-BR"/>
        </w:rPr>
      </w:pPr>
      <w:proofErr w:type="spellStart"/>
      <w:r w:rsidRPr="00B052AD">
        <w:rPr>
          <w:rFonts w:asciiTheme="minorHAnsi" w:hAnsiTheme="minorHAnsi" w:cstheme="minorHAnsi"/>
          <w:lang w:val="pt-BR"/>
        </w:rPr>
        <w:t>Owner</w:t>
      </w:r>
      <w:proofErr w:type="spellEnd"/>
      <w:r w:rsidRPr="00B052AD">
        <w:rPr>
          <w:rFonts w:asciiTheme="minorHAnsi" w:hAnsiTheme="minorHAnsi" w:cstheme="minorHAnsi"/>
          <w:lang w:val="pt-BR"/>
        </w:rPr>
        <w:t xml:space="preserve">: </w:t>
      </w:r>
      <w:ins w:id="18" w:author="Azeredo, Rafael" w:date="2013-07-09T08:43:00Z">
        <w:r w:rsidR="0021161A" w:rsidRPr="00B052AD">
          <w:rPr>
            <w:rFonts w:asciiTheme="minorHAnsi" w:hAnsiTheme="minorHAnsi" w:cstheme="minorHAnsi"/>
            <w:lang w:val="pt-BR"/>
          </w:rPr>
          <w:t>PJSGPWEB</w:t>
        </w:r>
      </w:ins>
      <w:del w:id="19" w:author="Azeredo, Rafael" w:date="2013-07-09T08:43:00Z">
        <w:r w:rsidR="00513678" w:rsidRPr="00B052AD" w:rsidDel="0021161A">
          <w:rPr>
            <w:rFonts w:asciiTheme="minorHAnsi" w:hAnsiTheme="minorHAnsi" w:cstheme="minorHAnsi"/>
            <w:lang w:val="pt-BR"/>
          </w:rPr>
          <w:delText>BDAUTOIN</w:delText>
        </w:r>
      </w:del>
      <w:r w:rsidRPr="00B052AD">
        <w:rPr>
          <w:rFonts w:asciiTheme="minorHAnsi" w:hAnsiTheme="minorHAnsi" w:cstheme="minorHAnsi"/>
          <w:lang w:val="pt-BR"/>
        </w:rPr>
        <w:br/>
        <w:t>Chave: C0999999</w:t>
      </w:r>
    </w:p>
    <w:p w:rsidR="00E50E40" w:rsidRPr="00B052AD" w:rsidRDefault="00E50E40" w:rsidP="00E50E40">
      <w:pPr>
        <w:rPr>
          <w:rFonts w:asciiTheme="minorHAnsi" w:hAnsiTheme="minorHAnsi"/>
          <w:lang w:val="pt-BR"/>
        </w:rPr>
      </w:pPr>
    </w:p>
    <w:p w:rsidR="00E50E40" w:rsidRPr="00B052AD" w:rsidRDefault="00E50E40" w:rsidP="0059579A">
      <w:pPr>
        <w:rPr>
          <w:rFonts w:asciiTheme="minorHAnsi" w:hAnsiTheme="minorHAnsi"/>
          <w:lang w:val="pt-BR"/>
        </w:rPr>
      </w:pPr>
      <w:r w:rsidRPr="00B052AD">
        <w:rPr>
          <w:rFonts w:asciiTheme="minorHAnsi" w:hAnsiTheme="minorHAnsi"/>
          <w:lang w:val="pt-BR"/>
        </w:rPr>
        <w:t xml:space="preserve">Pastas da </w:t>
      </w:r>
      <w:proofErr w:type="gramStart"/>
      <w:r w:rsidRPr="00B052AD">
        <w:rPr>
          <w:rFonts w:asciiTheme="minorHAnsi" w:hAnsiTheme="minorHAnsi"/>
          <w:lang w:val="pt-BR"/>
        </w:rPr>
        <w:t>rede(</w:t>
      </w:r>
      <w:proofErr w:type="gramEnd"/>
      <w:r w:rsidRPr="00B052AD">
        <w:rPr>
          <w:rFonts w:asciiTheme="minorHAnsi" w:hAnsiTheme="minorHAnsi"/>
          <w:lang w:val="pt-BR"/>
        </w:rPr>
        <w:t>pertinentes ao atendimento da aplicação)</w:t>
      </w:r>
    </w:p>
    <w:p w:rsidR="00776C06" w:rsidRPr="00B052AD" w:rsidRDefault="00776C06" w:rsidP="00A01D6F">
      <w:pPr>
        <w:pStyle w:val="ListParagraph"/>
        <w:numPr>
          <w:ilvl w:val="0"/>
          <w:numId w:val="18"/>
        </w:numPr>
        <w:rPr>
          <w:rFonts w:asciiTheme="minorHAnsi" w:hAnsiTheme="minorHAnsi"/>
          <w:lang w:val="pt-BR"/>
        </w:rPr>
      </w:pPr>
      <w:proofErr w:type="gramStart"/>
      <w:r w:rsidRPr="00B052AD">
        <w:rPr>
          <w:rFonts w:asciiTheme="minorHAnsi" w:hAnsiTheme="minorHAnsi"/>
          <w:lang w:val="pt-BR"/>
        </w:rPr>
        <w:t>http://10.20.136.198:</w:t>
      </w:r>
      <w:proofErr w:type="gramEnd"/>
      <w:r w:rsidRPr="00B052AD">
        <w:rPr>
          <w:rFonts w:asciiTheme="minorHAnsi" w:hAnsiTheme="minorHAnsi"/>
          <w:lang w:val="pt-BR"/>
        </w:rPr>
        <w:t xml:space="preserve">2402/svn/Vale.Vale_Fabrica_DC_Rio/trunk/SGP Web/DOCUMENTACAO/AM - </w:t>
      </w:r>
      <w:proofErr w:type="spellStart"/>
      <w:r w:rsidRPr="00B052AD">
        <w:rPr>
          <w:rFonts w:asciiTheme="minorHAnsi" w:hAnsiTheme="minorHAnsi"/>
          <w:lang w:val="pt-BR"/>
        </w:rPr>
        <w:t>Docs</w:t>
      </w:r>
      <w:proofErr w:type="spellEnd"/>
    </w:p>
    <w:p w:rsidR="00776C06" w:rsidRPr="00B052AD" w:rsidRDefault="00776C06" w:rsidP="00A01D6F">
      <w:pPr>
        <w:pStyle w:val="ListParagraph"/>
        <w:numPr>
          <w:ilvl w:val="0"/>
          <w:numId w:val="18"/>
        </w:numPr>
        <w:rPr>
          <w:rFonts w:asciiTheme="minorHAnsi" w:hAnsiTheme="minorHAnsi"/>
          <w:lang w:val="pt-BR"/>
        </w:rPr>
      </w:pPr>
      <w:proofErr w:type="gramStart"/>
      <w:r w:rsidRPr="00B052AD">
        <w:rPr>
          <w:rFonts w:asciiTheme="minorHAnsi" w:hAnsiTheme="minorHAnsi"/>
          <w:lang w:val="pt-BR"/>
        </w:rPr>
        <w:t>http://10.20.136.198:</w:t>
      </w:r>
      <w:proofErr w:type="gramEnd"/>
      <w:r w:rsidRPr="00B052AD">
        <w:rPr>
          <w:rFonts w:asciiTheme="minorHAnsi" w:hAnsiTheme="minorHAnsi"/>
          <w:lang w:val="pt-BR"/>
        </w:rPr>
        <w:t>2402/svn/Vale.Vale_Fabrica_DC_Rio/trunk/SGP Web/DOCUMENTACAO/</w:t>
      </w:r>
      <w:proofErr w:type="spellStart"/>
      <w:r w:rsidRPr="00B052AD">
        <w:rPr>
          <w:rFonts w:asciiTheme="minorHAnsi" w:hAnsiTheme="minorHAnsi"/>
          <w:lang w:val="pt-BR"/>
        </w:rPr>
        <w:t>Gestao</w:t>
      </w:r>
      <w:proofErr w:type="spellEnd"/>
      <w:r w:rsidRPr="00B052AD">
        <w:rPr>
          <w:rFonts w:asciiTheme="minorHAnsi" w:hAnsiTheme="minorHAnsi"/>
          <w:lang w:val="pt-BR"/>
        </w:rPr>
        <w:t xml:space="preserve"> de </w:t>
      </w:r>
      <w:proofErr w:type="spellStart"/>
      <w:r w:rsidRPr="00B052AD">
        <w:rPr>
          <w:rFonts w:asciiTheme="minorHAnsi" w:hAnsiTheme="minorHAnsi"/>
          <w:lang w:val="pt-BR"/>
        </w:rPr>
        <w:t>Mudanca</w:t>
      </w:r>
      <w:proofErr w:type="spellEnd"/>
    </w:p>
    <w:p w:rsidR="00776C06" w:rsidRPr="00B052AD" w:rsidRDefault="00776C06" w:rsidP="00A01D6F">
      <w:pPr>
        <w:pStyle w:val="ListParagraph"/>
        <w:numPr>
          <w:ilvl w:val="0"/>
          <w:numId w:val="18"/>
        </w:numPr>
        <w:rPr>
          <w:rFonts w:asciiTheme="minorHAnsi" w:hAnsiTheme="minorHAnsi"/>
          <w:lang w:val="pt-BR"/>
        </w:rPr>
      </w:pPr>
      <w:proofErr w:type="gramStart"/>
      <w:r w:rsidRPr="00B052AD">
        <w:rPr>
          <w:rFonts w:asciiTheme="minorHAnsi" w:hAnsiTheme="minorHAnsi"/>
          <w:lang w:val="pt-BR"/>
        </w:rPr>
        <w:lastRenderedPageBreak/>
        <w:t>http://10.20.136.198:</w:t>
      </w:r>
      <w:proofErr w:type="gramEnd"/>
      <w:r w:rsidRPr="00B052AD">
        <w:rPr>
          <w:rFonts w:asciiTheme="minorHAnsi" w:hAnsiTheme="minorHAnsi"/>
          <w:lang w:val="pt-BR"/>
        </w:rPr>
        <w:t>2402/svn/Vale.Vale_Fabrica_DC_Rio/trunk/SGP Web/DOCUMENTACAO/Apoio</w:t>
      </w:r>
    </w:p>
    <w:p w:rsidR="00776C06" w:rsidRPr="00B052AD" w:rsidRDefault="00776C06" w:rsidP="00776C06">
      <w:pPr>
        <w:rPr>
          <w:rFonts w:asciiTheme="minorHAnsi" w:hAnsiTheme="minorHAnsi"/>
          <w:lang w:val="pt-BR"/>
        </w:rPr>
      </w:pPr>
    </w:p>
    <w:p w:rsidR="00E82E37" w:rsidRPr="00B052AD" w:rsidRDefault="0038561A" w:rsidP="0059579A">
      <w:pPr>
        <w:rPr>
          <w:rFonts w:asciiTheme="minorHAnsi" w:hAnsiTheme="minorHAnsi"/>
          <w:b/>
          <w:lang w:val="pt-BR"/>
        </w:rPr>
      </w:pPr>
      <w:r w:rsidRPr="00B052AD">
        <w:rPr>
          <w:rFonts w:asciiTheme="minorHAnsi" w:hAnsiTheme="minorHAnsi"/>
          <w:b/>
          <w:lang w:val="pt-BR"/>
        </w:rPr>
        <w:t xml:space="preserve">Sistema que gerencia a autenticação dos usuários na </w:t>
      </w:r>
      <w:proofErr w:type="gramStart"/>
      <w:r w:rsidRPr="00B052AD">
        <w:rPr>
          <w:rFonts w:asciiTheme="minorHAnsi" w:hAnsiTheme="minorHAnsi"/>
          <w:b/>
          <w:lang w:val="pt-BR"/>
        </w:rPr>
        <w:t>aplicação</w:t>
      </w:r>
      <w:r w:rsidR="00E21994" w:rsidRPr="00B052AD">
        <w:rPr>
          <w:rFonts w:asciiTheme="minorHAnsi" w:hAnsiTheme="minorHAnsi"/>
          <w:b/>
          <w:lang w:val="pt-BR"/>
        </w:rPr>
        <w:t xml:space="preserve"> </w:t>
      </w:r>
      <w:r w:rsidR="00E82E37" w:rsidRPr="00B052AD">
        <w:rPr>
          <w:rFonts w:asciiTheme="minorHAnsi" w:hAnsiTheme="minorHAnsi"/>
          <w:b/>
          <w:lang w:val="pt-BR"/>
        </w:rPr>
        <w:t>:</w:t>
      </w:r>
      <w:proofErr w:type="gramEnd"/>
      <w:r w:rsidR="00E82E37" w:rsidRPr="00B052AD">
        <w:rPr>
          <w:rFonts w:asciiTheme="minorHAnsi" w:hAnsiTheme="minorHAnsi"/>
          <w:b/>
          <w:i/>
          <w:lang w:val="pt-BR"/>
        </w:rPr>
        <w:t xml:space="preserve"> </w:t>
      </w:r>
    </w:p>
    <w:p w:rsidR="00BC2AC6" w:rsidRPr="00B052AD" w:rsidRDefault="00E82E37" w:rsidP="00E82E37">
      <w:pPr>
        <w:ind w:firstLine="666"/>
        <w:rPr>
          <w:rFonts w:asciiTheme="minorHAnsi" w:hAnsiTheme="minorHAnsi" w:cstheme="minorHAnsi"/>
          <w:lang w:val="pt-BR"/>
        </w:rPr>
      </w:pPr>
      <w:r w:rsidRPr="00B052AD">
        <w:rPr>
          <w:rFonts w:asciiTheme="minorHAnsi" w:hAnsiTheme="minorHAnsi" w:cstheme="minorHAnsi"/>
          <w:lang w:val="pt-BR"/>
        </w:rPr>
        <w:t>Autenticação via SEGUR</w:t>
      </w:r>
    </w:p>
    <w:p w:rsidR="00DE49BD" w:rsidRPr="00BD6AE5" w:rsidRDefault="00DE49BD" w:rsidP="00BC2AC6">
      <w:pPr>
        <w:rPr>
          <w:rFonts w:asciiTheme="minorHAnsi" w:hAnsiTheme="minorHAnsi"/>
          <w:lang w:val="pt-BR"/>
        </w:rPr>
      </w:pPr>
    </w:p>
    <w:p w:rsidR="00180C09" w:rsidRPr="00BD6AE5" w:rsidRDefault="00180C09" w:rsidP="00180C09">
      <w:pPr>
        <w:pStyle w:val="Heading1"/>
        <w:rPr>
          <w:rFonts w:asciiTheme="minorHAnsi" w:hAnsiTheme="minorHAnsi" w:cstheme="minorHAnsi"/>
          <w:lang w:val="pt-BR"/>
        </w:rPr>
      </w:pPr>
      <w:bookmarkStart w:id="20" w:name="_Toc361124037"/>
      <w:r w:rsidRPr="00BD6AE5">
        <w:rPr>
          <w:rFonts w:asciiTheme="minorHAnsi" w:hAnsiTheme="minorHAnsi" w:cstheme="minorHAnsi"/>
          <w:lang w:val="pt-BR"/>
        </w:rPr>
        <w:t>Conhecimento Funcional</w:t>
      </w:r>
      <w:bookmarkEnd w:id="20"/>
    </w:p>
    <w:p w:rsidR="00DE49BD" w:rsidRPr="00BD6AE5" w:rsidRDefault="00DE49BD" w:rsidP="00DE49BD">
      <w:pPr>
        <w:rPr>
          <w:rFonts w:asciiTheme="minorHAnsi" w:hAnsiTheme="minorHAnsi"/>
          <w:lang w:val="pt-BR"/>
        </w:rPr>
      </w:pPr>
    </w:p>
    <w:p w:rsidR="00180C09" w:rsidRPr="00B052AD" w:rsidRDefault="00180C09" w:rsidP="0059579A">
      <w:pPr>
        <w:rPr>
          <w:rFonts w:asciiTheme="minorHAnsi" w:hAnsiTheme="minorHAnsi"/>
          <w:b/>
        </w:rPr>
      </w:pPr>
      <w:proofErr w:type="spellStart"/>
      <w:r w:rsidRPr="00BD6AE5">
        <w:rPr>
          <w:rFonts w:asciiTheme="minorHAnsi" w:hAnsiTheme="minorHAnsi"/>
          <w:b/>
        </w:rPr>
        <w:t>Principais</w:t>
      </w:r>
      <w:proofErr w:type="spellEnd"/>
      <w:r w:rsidRPr="00B052AD">
        <w:rPr>
          <w:rFonts w:asciiTheme="minorHAnsi" w:hAnsiTheme="minorHAnsi"/>
          <w:b/>
        </w:rPr>
        <w:t xml:space="preserve"> </w:t>
      </w:r>
      <w:proofErr w:type="spellStart"/>
      <w:r w:rsidRPr="00B052AD">
        <w:rPr>
          <w:rFonts w:asciiTheme="minorHAnsi" w:hAnsiTheme="minorHAnsi"/>
          <w:b/>
        </w:rPr>
        <w:t>transações</w:t>
      </w:r>
      <w:proofErr w:type="spellEnd"/>
    </w:p>
    <w:p w:rsidR="00186DCA" w:rsidRPr="00B052AD" w:rsidRDefault="00186DCA" w:rsidP="00186DCA">
      <w:pPr>
        <w:rPr>
          <w:rFonts w:asciiTheme="minorHAnsi" w:hAnsiTheme="minorHAnsi"/>
          <w:lang w:val="en-US"/>
        </w:rPr>
      </w:pPr>
    </w:p>
    <w:p w:rsidR="00180C09" w:rsidRPr="00B052AD" w:rsidRDefault="00180C09" w:rsidP="0059579A">
      <w:pPr>
        <w:rPr>
          <w:rFonts w:asciiTheme="minorHAnsi" w:hAnsiTheme="minorHAnsi"/>
          <w:b/>
          <w:lang w:val="pt-BR"/>
        </w:rPr>
      </w:pPr>
      <w:r w:rsidRPr="00B052AD">
        <w:rPr>
          <w:rFonts w:asciiTheme="minorHAnsi" w:hAnsiTheme="minorHAnsi"/>
          <w:b/>
          <w:lang w:val="pt-BR"/>
        </w:rPr>
        <w:t>Detalhamento do fluxo operacional do sistema</w:t>
      </w:r>
    </w:p>
    <w:p w:rsidR="00186DCA" w:rsidRPr="00B052AD" w:rsidRDefault="00077D24" w:rsidP="00077D24">
      <w:pPr>
        <w:ind w:left="576"/>
        <w:rPr>
          <w:rFonts w:asciiTheme="minorHAnsi" w:hAnsiTheme="minorHAnsi" w:cstheme="minorHAnsi"/>
          <w:i/>
          <w:lang w:val="pt-BR"/>
        </w:rPr>
      </w:pPr>
      <w:r w:rsidRPr="00B052AD">
        <w:rPr>
          <w:rFonts w:asciiTheme="minorHAnsi" w:hAnsiTheme="minorHAnsi" w:cstheme="minorHAnsi"/>
          <w:i/>
          <w:lang w:val="pt-BR"/>
        </w:rPr>
        <w:t>N/A</w:t>
      </w:r>
    </w:p>
    <w:p w:rsidR="00AE5A45" w:rsidRPr="00B052AD" w:rsidRDefault="00AE5A45" w:rsidP="0059579A">
      <w:pPr>
        <w:rPr>
          <w:rFonts w:asciiTheme="minorHAnsi" w:hAnsiTheme="minorHAnsi"/>
          <w:b/>
          <w:lang w:val="pt-BR"/>
        </w:rPr>
      </w:pPr>
      <w:r w:rsidRPr="00B052AD">
        <w:rPr>
          <w:rFonts w:asciiTheme="minorHAnsi" w:hAnsiTheme="minorHAnsi"/>
          <w:b/>
          <w:lang w:val="pt-BR"/>
        </w:rPr>
        <w:t>Tipo de licença</w:t>
      </w:r>
    </w:p>
    <w:p w:rsidR="00186DCA" w:rsidRPr="00B052AD" w:rsidRDefault="00186DCA" w:rsidP="00B81D76">
      <w:pPr>
        <w:ind w:left="576"/>
        <w:rPr>
          <w:rFonts w:asciiTheme="minorHAnsi" w:hAnsiTheme="minorHAnsi" w:cstheme="minorHAnsi"/>
          <w:i/>
          <w:lang w:val="pt-BR"/>
        </w:rPr>
      </w:pPr>
      <w:r w:rsidRPr="00B052AD">
        <w:rPr>
          <w:rFonts w:asciiTheme="minorHAnsi" w:hAnsiTheme="minorHAnsi" w:cstheme="minorHAnsi"/>
          <w:i/>
          <w:lang w:val="pt-BR"/>
        </w:rPr>
        <w:t>N/A</w:t>
      </w:r>
    </w:p>
    <w:p w:rsidR="00351341" w:rsidRPr="00B052AD" w:rsidRDefault="00351341" w:rsidP="0059579A">
      <w:pPr>
        <w:rPr>
          <w:rFonts w:asciiTheme="minorHAnsi" w:hAnsiTheme="minorHAnsi"/>
          <w:b/>
          <w:lang w:val="pt-BR"/>
        </w:rPr>
      </w:pPr>
      <w:r w:rsidRPr="00B052AD">
        <w:rPr>
          <w:rFonts w:asciiTheme="minorHAnsi" w:hAnsiTheme="minorHAnsi"/>
          <w:b/>
          <w:lang w:val="pt-BR"/>
        </w:rPr>
        <w:t>Grupo de AD</w:t>
      </w:r>
    </w:p>
    <w:p w:rsidR="00186DCA" w:rsidRPr="00B052AD" w:rsidRDefault="00186DCA" w:rsidP="00186DCA">
      <w:pPr>
        <w:ind w:left="666"/>
        <w:rPr>
          <w:rFonts w:asciiTheme="minorHAnsi" w:hAnsiTheme="minorHAnsi"/>
          <w:lang w:val="pt-BR"/>
        </w:rPr>
      </w:pPr>
      <w:r w:rsidRPr="00B052AD">
        <w:rPr>
          <w:rFonts w:asciiTheme="minorHAnsi" w:hAnsiTheme="minorHAnsi"/>
          <w:lang w:val="pt-BR"/>
        </w:rPr>
        <w:t>Mauro Leite (</w:t>
      </w:r>
      <w:r w:rsidR="005C0FDF" w:rsidRPr="00B052AD">
        <w:rPr>
          <w:rFonts w:asciiTheme="minorHAnsi" w:hAnsiTheme="minorHAnsi"/>
          <w:lang w:val="pt-BR"/>
        </w:rPr>
        <w:t>BR</w:t>
      </w:r>
      <w:r w:rsidRPr="00B052AD">
        <w:rPr>
          <w:rFonts w:asciiTheme="minorHAnsi" w:hAnsiTheme="minorHAnsi"/>
          <w:lang w:val="pt-BR"/>
        </w:rPr>
        <w:t>DC- RJ)</w:t>
      </w:r>
      <w:ins w:id="21" w:author="Azeredo, Rafael" w:date="2013-07-09T09:02:00Z">
        <w:r w:rsidR="00B052AD">
          <w:rPr>
            <w:rFonts w:asciiTheme="minorHAnsi" w:hAnsiTheme="minorHAnsi"/>
            <w:lang w:val="pt-BR"/>
          </w:rPr>
          <w:t xml:space="preserve"> e Rafael Azeredo (BRDC-RJ)</w:t>
        </w:r>
      </w:ins>
    </w:p>
    <w:p w:rsidR="00180C09" w:rsidRPr="00B052AD" w:rsidRDefault="00180C09" w:rsidP="0059579A">
      <w:pPr>
        <w:rPr>
          <w:rFonts w:asciiTheme="minorHAnsi" w:hAnsiTheme="minorHAnsi"/>
          <w:b/>
          <w:lang w:val="pt-BR"/>
        </w:rPr>
      </w:pPr>
      <w:r w:rsidRPr="00B052AD">
        <w:rPr>
          <w:rFonts w:asciiTheme="minorHAnsi" w:hAnsiTheme="minorHAnsi"/>
          <w:b/>
          <w:lang w:val="pt-BR"/>
        </w:rPr>
        <w:t xml:space="preserve">Monitoramento </w:t>
      </w:r>
      <w:proofErr w:type="spellStart"/>
      <w:r w:rsidRPr="00B052AD">
        <w:rPr>
          <w:rFonts w:asciiTheme="minorHAnsi" w:hAnsiTheme="minorHAnsi"/>
          <w:b/>
          <w:lang w:val="pt-BR"/>
        </w:rPr>
        <w:t>Control</w:t>
      </w:r>
      <w:proofErr w:type="spellEnd"/>
      <w:r w:rsidRPr="00B052AD">
        <w:rPr>
          <w:rFonts w:asciiTheme="minorHAnsi" w:hAnsiTheme="minorHAnsi"/>
          <w:b/>
          <w:lang w:val="pt-BR"/>
        </w:rPr>
        <w:t xml:space="preserve"> M e BAC</w:t>
      </w:r>
    </w:p>
    <w:p w:rsidR="003C4F40" w:rsidRPr="00B052AD" w:rsidRDefault="00521E00" w:rsidP="003C4F40">
      <w:pPr>
        <w:ind w:left="576"/>
        <w:rPr>
          <w:rFonts w:asciiTheme="minorHAnsi" w:hAnsiTheme="minorHAnsi" w:cstheme="minorHAnsi"/>
          <w:i/>
          <w:lang w:val="pt-BR"/>
        </w:rPr>
      </w:pPr>
      <w:commentRangeStart w:id="22"/>
      <w:r w:rsidRPr="00B052AD">
        <w:rPr>
          <w:rFonts w:asciiTheme="minorHAnsi" w:hAnsiTheme="minorHAnsi" w:cstheme="minorHAnsi"/>
          <w:i/>
          <w:lang w:val="pt-BR"/>
        </w:rPr>
        <w:t>N/A</w:t>
      </w:r>
      <w:commentRangeEnd w:id="22"/>
      <w:r w:rsidR="00B052AD">
        <w:rPr>
          <w:rStyle w:val="CommentReference"/>
        </w:rPr>
        <w:commentReference w:id="22"/>
      </w:r>
    </w:p>
    <w:p w:rsidR="00B90F4F" w:rsidRPr="00B052AD" w:rsidRDefault="00B90F4F" w:rsidP="0059579A">
      <w:pPr>
        <w:rPr>
          <w:rFonts w:asciiTheme="minorHAnsi" w:hAnsiTheme="minorHAnsi"/>
          <w:b/>
        </w:rPr>
      </w:pPr>
      <w:r w:rsidRPr="00B052AD">
        <w:rPr>
          <w:rFonts w:asciiTheme="minorHAnsi" w:hAnsiTheme="minorHAnsi"/>
          <w:b/>
        </w:rPr>
        <w:t>Testes de infra</w:t>
      </w:r>
    </w:p>
    <w:p w:rsidR="00447ADA" w:rsidRPr="00B052AD" w:rsidRDefault="00447ADA" w:rsidP="0059579A">
      <w:pPr>
        <w:rPr>
          <w:rFonts w:asciiTheme="minorHAnsi" w:hAnsiTheme="minorHAnsi"/>
        </w:rPr>
      </w:pPr>
      <w:r w:rsidRPr="00B052AD">
        <w:rPr>
          <w:rFonts w:asciiTheme="minorHAnsi" w:hAnsiTheme="minorHAnsi"/>
        </w:rPr>
        <w:t>Testes</w:t>
      </w:r>
    </w:p>
    <w:p w:rsidR="00447ADA" w:rsidRPr="00B052AD" w:rsidRDefault="00447A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Fases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</w:t>
      </w:r>
      <w:r w:rsidR="003B3C04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>Ciclos descritos no plano de testes</w:t>
      </w:r>
    </w:p>
    <w:p w:rsidR="00447ADA" w:rsidRPr="00B052AD" w:rsidRDefault="00447A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Responsável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 Recurso AM</w:t>
      </w:r>
    </w:p>
    <w:p w:rsidR="00447ADA" w:rsidRPr="00B052AD" w:rsidRDefault="00447A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Ambiente específico</w:t>
      </w:r>
      <w:r w:rsidR="00123B03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 DEV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>/</w:t>
      </w:r>
      <w:r w:rsidR="00123B03" w:rsidRPr="00B052AD">
        <w:rPr>
          <w:rFonts w:asciiTheme="minorHAnsi" w:hAnsiTheme="minorHAnsi" w:cstheme="minorHAnsi"/>
          <w:sz w:val="24"/>
          <w:szCs w:val="24"/>
          <w:lang w:val="pt-BR"/>
        </w:rPr>
        <w:t>HOM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>/PROD</w:t>
      </w:r>
    </w:p>
    <w:p w:rsidR="00447ADA" w:rsidRPr="00B052AD" w:rsidRDefault="00447A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Detalhes de procedimento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 descrito no plano de testes</w:t>
      </w:r>
    </w:p>
    <w:p w:rsidR="00447ADA" w:rsidRPr="00B052AD" w:rsidRDefault="00447A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Apoio de alguma outra área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- Não</w:t>
      </w:r>
    </w:p>
    <w:p w:rsidR="00447ADA" w:rsidRPr="00B052AD" w:rsidRDefault="00447A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Abrir chamado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- Não</w:t>
      </w:r>
    </w:p>
    <w:p w:rsidR="002230EB" w:rsidRPr="00B052AD" w:rsidRDefault="002230EB" w:rsidP="002230EB">
      <w:pPr>
        <w:pStyle w:val="ListParagraph"/>
        <w:spacing w:before="0"/>
        <w:ind w:left="1800"/>
        <w:rPr>
          <w:rFonts w:asciiTheme="minorHAnsi" w:hAnsiTheme="minorHAnsi" w:cstheme="minorHAnsi"/>
          <w:sz w:val="24"/>
          <w:szCs w:val="24"/>
          <w:lang w:val="pt-BR"/>
        </w:rPr>
      </w:pPr>
    </w:p>
    <w:p w:rsidR="002230EB" w:rsidRPr="00B052AD" w:rsidRDefault="002230EB" w:rsidP="0059579A">
      <w:pPr>
        <w:rPr>
          <w:rFonts w:asciiTheme="minorHAnsi" w:hAnsiTheme="minorHAnsi"/>
        </w:rPr>
      </w:pPr>
      <w:proofErr w:type="spellStart"/>
      <w:r w:rsidRPr="00B052AD">
        <w:rPr>
          <w:rFonts w:asciiTheme="minorHAnsi" w:hAnsiTheme="minorHAnsi"/>
        </w:rPr>
        <w:t>Processos</w:t>
      </w:r>
      <w:proofErr w:type="spellEnd"/>
    </w:p>
    <w:p w:rsidR="003B5A57" w:rsidRPr="00B052AD" w:rsidRDefault="003B5A57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Nomes dos serviços (Como e onde são executados)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</w:t>
      </w:r>
      <w:r w:rsidR="00552CE7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del w:id="23" w:author="Azeredo, Rafael" w:date="2013-07-09T08:36:00Z">
        <w:r w:rsidR="00644457" w:rsidRPr="00B052AD" w:rsidDel="003021C9">
          <w:rPr>
            <w:rFonts w:asciiTheme="minorHAnsi" w:hAnsiTheme="minorHAnsi" w:cstheme="minorHAnsi"/>
            <w:sz w:val="24"/>
            <w:szCs w:val="24"/>
            <w:lang w:val="pt-BR"/>
          </w:rPr>
          <w:delText>Não Há</w:delText>
        </w:r>
      </w:del>
      <w:ins w:id="24" w:author="Azeredo, Rafael" w:date="2013-07-09T08:36:00Z">
        <w:r w:rsidR="003021C9" w:rsidRPr="00B052AD">
          <w:rPr>
            <w:rFonts w:asciiTheme="minorHAnsi" w:hAnsiTheme="minorHAnsi" w:cstheme="minorHAnsi"/>
            <w:sz w:val="24"/>
            <w:szCs w:val="24"/>
            <w:lang w:val="pt-BR"/>
          </w:rPr>
          <w:t>RMD e BPF</w:t>
        </w:r>
      </w:ins>
      <w:r w:rsidR="00552CE7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2230EB" w:rsidRPr="00B052AD" w:rsidRDefault="002230EB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Que executam automaticamente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del w:id="25" w:author="Azeredo, Rafael" w:date="2013-07-09T08:36:00Z">
        <w:r w:rsidR="00644457" w:rsidRPr="00B052AD" w:rsidDel="003021C9">
          <w:rPr>
            <w:rFonts w:asciiTheme="minorHAnsi" w:hAnsiTheme="minorHAnsi" w:cstheme="minorHAnsi"/>
            <w:sz w:val="24"/>
            <w:szCs w:val="24"/>
            <w:lang w:val="pt-BR"/>
          </w:rPr>
          <w:delText>Não Há</w:delText>
        </w:r>
      </w:del>
      <w:ins w:id="26" w:author="Azeredo, Rafael" w:date="2013-07-09T08:36:00Z">
        <w:r w:rsidR="003021C9" w:rsidRPr="00B052AD">
          <w:rPr>
            <w:rFonts w:asciiTheme="minorHAnsi" w:hAnsiTheme="minorHAnsi" w:cstheme="minorHAnsi"/>
            <w:sz w:val="24"/>
            <w:szCs w:val="24"/>
            <w:lang w:val="pt-BR"/>
          </w:rPr>
          <w:t>RMD e BPF</w:t>
        </w:r>
      </w:ins>
      <w:r w:rsidR="00552CE7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2230EB" w:rsidRPr="00B052AD" w:rsidRDefault="002230EB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Que executam manualmente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644457" w:rsidRPr="00B052AD">
        <w:rPr>
          <w:rFonts w:asciiTheme="minorHAnsi" w:hAnsiTheme="minorHAnsi" w:cstheme="minorHAnsi"/>
          <w:sz w:val="24"/>
          <w:szCs w:val="24"/>
          <w:lang w:val="pt-BR"/>
        </w:rPr>
        <w:t>Não Há</w:t>
      </w:r>
      <w:r w:rsidR="00552CE7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2230EB" w:rsidRPr="00B052AD" w:rsidRDefault="002230EB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Periodicidade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ins w:id="27" w:author="Azeredo, Rafael" w:date="2013-07-09T08:39:00Z">
        <w:r w:rsidR="003021C9" w:rsidRPr="00B052AD">
          <w:rPr>
            <w:rFonts w:asciiTheme="minorHAnsi" w:hAnsiTheme="minorHAnsi" w:cstheme="minorHAnsi"/>
            <w:sz w:val="24"/>
            <w:szCs w:val="24"/>
            <w:lang w:val="pt-BR"/>
          </w:rPr>
          <w:t>Ambos executam diariamente</w:t>
        </w:r>
      </w:ins>
      <w:del w:id="28" w:author="Azeredo, Rafael" w:date="2013-07-09T08:36:00Z">
        <w:r w:rsidR="00644457" w:rsidRPr="00B052AD" w:rsidDel="003021C9">
          <w:rPr>
            <w:rFonts w:asciiTheme="minorHAnsi" w:hAnsiTheme="minorHAnsi" w:cstheme="minorHAnsi"/>
            <w:sz w:val="24"/>
            <w:szCs w:val="24"/>
            <w:lang w:val="pt-BR"/>
          </w:rPr>
          <w:delText>Não Há</w:delText>
        </w:r>
      </w:del>
      <w:r w:rsidR="00552CE7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2230EB" w:rsidRPr="00B052AD" w:rsidRDefault="002230EB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Horário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del w:id="29" w:author="Azeredo, Rafael" w:date="2013-07-09T08:36:00Z">
        <w:r w:rsidR="00644457" w:rsidRPr="00B052AD" w:rsidDel="003021C9">
          <w:rPr>
            <w:rFonts w:asciiTheme="minorHAnsi" w:hAnsiTheme="minorHAnsi" w:cstheme="minorHAnsi"/>
            <w:sz w:val="24"/>
            <w:szCs w:val="24"/>
            <w:lang w:val="pt-BR"/>
          </w:rPr>
          <w:delText>Não Há</w:delText>
        </w:r>
      </w:del>
      <w:ins w:id="30" w:author="Azeredo, Rafael" w:date="2013-07-09T08:36:00Z">
        <w:r w:rsidR="003021C9" w:rsidRPr="00B052AD">
          <w:rPr>
            <w:rFonts w:asciiTheme="minorHAnsi" w:hAnsiTheme="minorHAnsi" w:cstheme="minorHAnsi"/>
            <w:sz w:val="24"/>
            <w:szCs w:val="24"/>
            <w:lang w:val="pt-BR"/>
          </w:rPr>
          <w:t>2AM BRT</w:t>
        </w:r>
      </w:ins>
      <w:r w:rsidR="00552CE7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C951C7" w:rsidRPr="00BD6AE5" w:rsidRDefault="00C951C7" w:rsidP="002230EB">
      <w:pPr>
        <w:pStyle w:val="ListParagraph"/>
        <w:spacing w:before="0"/>
        <w:ind w:left="900"/>
        <w:rPr>
          <w:rFonts w:asciiTheme="minorHAnsi" w:hAnsiTheme="minorHAnsi" w:cstheme="minorHAnsi"/>
          <w:sz w:val="24"/>
          <w:szCs w:val="24"/>
          <w:lang w:val="pt-BR"/>
        </w:rPr>
      </w:pPr>
    </w:p>
    <w:p w:rsidR="002230EB" w:rsidRPr="00BD6AE5" w:rsidRDefault="002230EB" w:rsidP="0059579A">
      <w:pPr>
        <w:rPr>
          <w:rFonts w:asciiTheme="minorHAnsi" w:hAnsiTheme="minorHAnsi"/>
        </w:rPr>
      </w:pPr>
      <w:proofErr w:type="spellStart"/>
      <w:r w:rsidRPr="00BD6AE5">
        <w:rPr>
          <w:rFonts w:asciiTheme="minorHAnsi" w:hAnsiTheme="minorHAnsi"/>
        </w:rPr>
        <w:t>Processamento</w:t>
      </w:r>
      <w:proofErr w:type="spellEnd"/>
      <w:r w:rsidRPr="00BD6AE5">
        <w:rPr>
          <w:rFonts w:asciiTheme="minorHAnsi" w:hAnsiTheme="minorHAnsi"/>
        </w:rPr>
        <w:t xml:space="preserve"> Especial</w:t>
      </w:r>
    </w:p>
    <w:p w:rsidR="002230EB" w:rsidRPr="00B052AD" w:rsidRDefault="002230EB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Processo executado </w:t>
      </w:r>
      <w:proofErr w:type="gramStart"/>
      <w:r w:rsidRPr="00B052AD">
        <w:rPr>
          <w:rFonts w:asciiTheme="minorHAnsi" w:hAnsiTheme="minorHAnsi" w:cstheme="minorHAnsi"/>
          <w:sz w:val="24"/>
          <w:szCs w:val="24"/>
          <w:lang w:val="pt-BR"/>
        </w:rPr>
        <w:t>sob demanda</w:t>
      </w:r>
      <w:proofErr w:type="gramEnd"/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- </w:t>
      </w:r>
      <w:r w:rsidR="00644457" w:rsidRPr="00B052AD">
        <w:rPr>
          <w:rFonts w:asciiTheme="minorHAnsi" w:hAnsiTheme="minorHAnsi" w:cstheme="minorHAnsi"/>
          <w:sz w:val="24"/>
          <w:szCs w:val="24"/>
          <w:lang w:val="pt-BR"/>
        </w:rPr>
        <w:t>Não Há</w:t>
      </w:r>
      <w:r w:rsidR="00585035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1D1A71" w:rsidRPr="00B052AD" w:rsidRDefault="002230EB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Processo para verificar se está tudo executando corretamente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- </w:t>
      </w:r>
      <w:r w:rsidR="00644457" w:rsidRPr="00B052AD">
        <w:rPr>
          <w:rFonts w:asciiTheme="minorHAnsi" w:hAnsiTheme="minorHAnsi" w:cstheme="minorHAnsi"/>
          <w:sz w:val="24"/>
          <w:szCs w:val="24"/>
          <w:lang w:val="pt-BR"/>
        </w:rPr>
        <w:t>Não Há</w:t>
      </w:r>
      <w:r w:rsidR="00585035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2230EB" w:rsidRPr="00B052AD" w:rsidRDefault="002230EB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 w:rsidRPr="00B052AD">
        <w:rPr>
          <w:rFonts w:asciiTheme="minorHAnsi" w:hAnsiTheme="minorHAnsi" w:cstheme="minorHAnsi"/>
          <w:sz w:val="24"/>
          <w:szCs w:val="24"/>
        </w:rPr>
        <w:t>Reprocessamento</w:t>
      </w:r>
      <w:proofErr w:type="spellEnd"/>
      <w:r w:rsidR="001D1A71" w:rsidRPr="00B052AD">
        <w:rPr>
          <w:rFonts w:asciiTheme="minorHAnsi" w:hAnsiTheme="minorHAnsi" w:cstheme="minorHAnsi"/>
          <w:sz w:val="24"/>
          <w:szCs w:val="24"/>
        </w:rPr>
        <w:t xml:space="preserve"> -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644457" w:rsidRPr="00B052AD">
        <w:rPr>
          <w:rFonts w:asciiTheme="minorHAnsi" w:hAnsiTheme="minorHAnsi" w:cstheme="minorHAnsi"/>
          <w:sz w:val="24"/>
          <w:szCs w:val="24"/>
          <w:lang w:val="pt-BR"/>
        </w:rPr>
        <w:t>Não Há</w:t>
      </w:r>
      <w:r w:rsidR="00585035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2230EB" w:rsidRPr="00B052AD" w:rsidRDefault="002230EB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 w:rsidRPr="00B052AD">
        <w:rPr>
          <w:rFonts w:asciiTheme="minorHAnsi" w:hAnsiTheme="minorHAnsi" w:cstheme="minorHAnsi"/>
          <w:sz w:val="24"/>
          <w:szCs w:val="24"/>
          <w:lang w:val="pt-BR"/>
        </w:rPr>
        <w:lastRenderedPageBreak/>
        <w:t>Restart</w:t>
      </w:r>
      <w:proofErr w:type="spellEnd"/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do processo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- </w:t>
      </w:r>
      <w:r w:rsidR="00644457" w:rsidRPr="00B052AD">
        <w:rPr>
          <w:rFonts w:asciiTheme="minorHAnsi" w:hAnsiTheme="minorHAnsi" w:cstheme="minorHAnsi"/>
          <w:sz w:val="24"/>
          <w:szCs w:val="24"/>
          <w:lang w:val="pt-BR"/>
        </w:rPr>
        <w:t>Não Há</w:t>
      </w:r>
      <w:r w:rsidR="00585035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2230EB" w:rsidRPr="00B052AD" w:rsidRDefault="002230EB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Notificação por e-mail (sucesso ou erro)</w:t>
      </w:r>
      <w:r w:rsidR="001D1A71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- </w:t>
      </w:r>
      <w:r w:rsidR="00644457" w:rsidRPr="00B052AD">
        <w:rPr>
          <w:rFonts w:asciiTheme="minorHAnsi" w:hAnsiTheme="minorHAnsi" w:cstheme="minorHAnsi"/>
          <w:sz w:val="24"/>
          <w:szCs w:val="24"/>
          <w:lang w:val="pt-BR"/>
        </w:rPr>
        <w:t>Não Há</w:t>
      </w:r>
      <w:r w:rsidR="00585035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4806E7" w:rsidRPr="00BD6AE5" w:rsidRDefault="004806E7" w:rsidP="000B2462">
      <w:p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</w:p>
    <w:p w:rsidR="004806E7" w:rsidRPr="00BD6AE5" w:rsidRDefault="004806E7" w:rsidP="0059579A">
      <w:pPr>
        <w:rPr>
          <w:rFonts w:asciiTheme="minorHAnsi" w:hAnsiTheme="minorHAnsi"/>
        </w:rPr>
      </w:pPr>
      <w:proofErr w:type="spellStart"/>
      <w:r w:rsidRPr="00BD6AE5">
        <w:rPr>
          <w:rFonts w:asciiTheme="minorHAnsi" w:hAnsiTheme="minorHAnsi"/>
        </w:rPr>
        <w:t>Gerencimento</w:t>
      </w:r>
      <w:proofErr w:type="spellEnd"/>
      <w:r w:rsidRPr="00BD6AE5">
        <w:rPr>
          <w:rFonts w:asciiTheme="minorHAnsi" w:hAnsiTheme="minorHAnsi"/>
        </w:rPr>
        <w:t xml:space="preserve"> de emails</w:t>
      </w:r>
    </w:p>
    <w:p w:rsidR="000B2462" w:rsidRPr="00BD6AE5" w:rsidRDefault="004806E7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Como </w:t>
      </w: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funciona</w:t>
      </w:r>
      <w:proofErr w:type="gram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os processos de envio/recebimento de e-mails na aplicação?</w:t>
      </w:r>
    </w:p>
    <w:p w:rsidR="001D1A71" w:rsidRPr="00B052AD" w:rsidRDefault="0051013E" w:rsidP="000B2462">
      <w:pPr>
        <w:pStyle w:val="ListParagraph"/>
        <w:spacing w:before="0"/>
        <w:ind w:left="90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Uma classe chamada </w:t>
      </w:r>
      <w:proofErr w:type="spellStart"/>
      <w:proofErr w:type="gramStart"/>
      <w:r w:rsidRPr="00B052AD">
        <w:rPr>
          <w:rFonts w:asciiTheme="minorHAnsi" w:hAnsiTheme="minorHAnsi" w:cstheme="minorHAnsi"/>
          <w:sz w:val="24"/>
          <w:szCs w:val="24"/>
          <w:lang w:val="pt-BR"/>
        </w:rPr>
        <w:t>SendMail</w:t>
      </w:r>
      <w:proofErr w:type="spellEnd"/>
      <w:proofErr w:type="gramEnd"/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é </w:t>
      </w:r>
      <w:r w:rsidR="003021C9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chamada </w:t>
      </w:r>
      <w:r w:rsidRPr="00B052AD">
        <w:rPr>
          <w:rFonts w:asciiTheme="minorHAnsi" w:hAnsiTheme="minorHAnsi" w:cstheme="minorHAnsi"/>
          <w:sz w:val="24"/>
          <w:szCs w:val="24"/>
          <w:lang w:val="pt-BR"/>
        </w:rPr>
        <w:t>no instante que o sistema precisa enviar um e-mail.</w:t>
      </w:r>
    </w:p>
    <w:p w:rsidR="004806E7" w:rsidRPr="00BD6AE5" w:rsidRDefault="004806E7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Qual o servidor que gerencia os e-mails? Qual o endereço do “</w:t>
      </w:r>
      <w:proofErr w:type="spellStart"/>
      <w:r w:rsidRPr="00BD6AE5">
        <w:rPr>
          <w:rFonts w:asciiTheme="minorHAnsi" w:hAnsiTheme="minorHAnsi" w:cstheme="minorHAnsi"/>
          <w:i/>
          <w:sz w:val="24"/>
          <w:szCs w:val="24"/>
          <w:lang w:val="pt-BR"/>
        </w:rPr>
        <w:t>sender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>”?</w:t>
      </w:r>
      <w:r w:rsidR="001D1A7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0B2462" w:rsidRPr="00B052AD" w:rsidRDefault="0051013E" w:rsidP="000B2462">
      <w:pPr>
        <w:pStyle w:val="ListParagraph"/>
        <w:spacing w:before="0"/>
        <w:ind w:left="900"/>
        <w:rPr>
          <w:rFonts w:asciiTheme="minorHAnsi" w:hAnsiTheme="minorHAnsi" w:cstheme="minorHAnsi"/>
          <w:sz w:val="24"/>
          <w:szCs w:val="24"/>
          <w:lang w:val="pt-BR"/>
        </w:rPr>
      </w:pPr>
      <w:proofErr w:type="gramStart"/>
      <w:r w:rsidRPr="00B052AD">
        <w:rPr>
          <w:rFonts w:asciiTheme="minorHAnsi" w:hAnsiTheme="minorHAnsi" w:cstheme="minorHAnsi"/>
          <w:sz w:val="24"/>
          <w:szCs w:val="24"/>
          <w:lang w:val="pt-BR"/>
        </w:rPr>
        <w:t>relay</w:t>
      </w:r>
      <w:proofErr w:type="gramEnd"/>
      <w:r w:rsidRPr="00B052AD">
        <w:rPr>
          <w:rFonts w:asciiTheme="minorHAnsi" w:hAnsiTheme="minorHAnsi" w:cstheme="minorHAnsi"/>
          <w:sz w:val="24"/>
          <w:szCs w:val="24"/>
          <w:lang w:val="pt-BR"/>
        </w:rPr>
        <w:t>.cvrd.br</w:t>
      </w:r>
    </w:p>
    <w:p w:rsidR="004806E7" w:rsidRPr="00BD6AE5" w:rsidRDefault="004806E7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Qual a ferramenta utilizada?</w:t>
      </w:r>
    </w:p>
    <w:p w:rsidR="000B2462" w:rsidRPr="00B052AD" w:rsidRDefault="0051013E" w:rsidP="000B2462">
      <w:pPr>
        <w:pStyle w:val="ListParagraph"/>
        <w:spacing w:before="0"/>
        <w:ind w:left="90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Biblioteca </w:t>
      </w:r>
      <w:proofErr w:type="spellStart"/>
      <w:proofErr w:type="gramStart"/>
      <w:r w:rsidRPr="00B052AD">
        <w:rPr>
          <w:rFonts w:asciiTheme="minorHAnsi" w:hAnsiTheme="minorHAnsi" w:cstheme="minorHAnsi"/>
          <w:sz w:val="24"/>
          <w:szCs w:val="24"/>
          <w:lang w:val="pt-BR"/>
        </w:rPr>
        <w:t>javax.</w:t>
      </w:r>
      <w:proofErr w:type="gramEnd"/>
      <w:r w:rsidRPr="00B052AD">
        <w:rPr>
          <w:rFonts w:asciiTheme="minorHAnsi" w:hAnsiTheme="minorHAnsi" w:cstheme="minorHAnsi"/>
          <w:sz w:val="24"/>
          <w:szCs w:val="24"/>
          <w:lang w:val="pt-BR"/>
        </w:rPr>
        <w:t>mail</w:t>
      </w:r>
      <w:proofErr w:type="spellEnd"/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customizada.</w:t>
      </w:r>
    </w:p>
    <w:p w:rsidR="004806E7" w:rsidRPr="00BD6AE5" w:rsidRDefault="004806E7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Quais usuários / grupos ou listas que recebem os e-mails?</w:t>
      </w:r>
    </w:p>
    <w:p w:rsidR="000B2462" w:rsidRPr="00BD6AE5" w:rsidRDefault="00797E2A" w:rsidP="000B2462">
      <w:pPr>
        <w:pStyle w:val="ListParagraph"/>
        <w:spacing w:before="0"/>
        <w:ind w:left="900"/>
        <w:rPr>
          <w:rFonts w:asciiTheme="minorHAnsi" w:hAnsiTheme="minorHAnsi" w:cstheme="minorHAnsi"/>
          <w:sz w:val="24"/>
          <w:szCs w:val="24"/>
          <w:lang w:val="pt-BR"/>
        </w:rPr>
      </w:pPr>
      <w:hyperlink r:id="rId21" w:history="1">
        <w:r w:rsidR="0051013E" w:rsidRPr="00BD6AE5">
          <w:rPr>
            <w:rStyle w:val="Hyperlink"/>
            <w:rFonts w:asciiTheme="minorHAnsi" w:hAnsiTheme="minorHAnsi" w:cstheme="minorHAnsi"/>
            <w:sz w:val="24"/>
            <w:szCs w:val="24"/>
            <w:lang w:val="pt-BR"/>
          </w:rPr>
          <w:t>TESTES_DSV_SGPWeb@vale.com</w:t>
        </w:r>
      </w:hyperlink>
      <w:r w:rsidR="005101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; </w:t>
      </w:r>
      <w:hyperlink r:id="rId22" w:history="1">
        <w:r w:rsidR="0051013E" w:rsidRPr="00BD6AE5">
          <w:rPr>
            <w:rStyle w:val="Hyperlink"/>
            <w:rFonts w:asciiTheme="minorHAnsi" w:hAnsiTheme="minorHAnsi" w:cstheme="minorHAnsi"/>
            <w:sz w:val="24"/>
            <w:szCs w:val="24"/>
            <w:lang w:val="pt-BR"/>
          </w:rPr>
          <w:t>SGP_WEB_AM@accenture.com</w:t>
        </w:r>
      </w:hyperlink>
      <w:r w:rsidR="005101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AE0A22" w:rsidRPr="00BD6AE5" w:rsidRDefault="00AE0A22" w:rsidP="00A01D6F">
      <w:pPr>
        <w:pStyle w:val="ListParagraph"/>
        <w:numPr>
          <w:ilvl w:val="0"/>
          <w:numId w:val="9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Local de configuração na aplicação/Banco de dados/etc.</w:t>
      </w:r>
    </w:p>
    <w:p w:rsidR="0051013E" w:rsidRPr="00B052AD" w:rsidRDefault="0051013E" w:rsidP="002230EB">
      <w:pPr>
        <w:pStyle w:val="ListParagraph"/>
        <w:spacing w:before="0"/>
        <w:ind w:left="90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proofErr w:type="gramStart"/>
      <w:r w:rsidRPr="00B052AD">
        <w:rPr>
          <w:rFonts w:asciiTheme="minorHAnsi" w:hAnsiTheme="minorHAnsi" w:cstheme="minorHAnsi"/>
          <w:sz w:val="24"/>
          <w:szCs w:val="24"/>
          <w:lang w:val="pt-BR"/>
        </w:rPr>
        <w:t>LOCAL.</w:t>
      </w:r>
      <w:proofErr w:type="gramEnd"/>
      <w:r w:rsidRPr="00B052AD">
        <w:rPr>
          <w:rFonts w:asciiTheme="minorHAnsi" w:hAnsiTheme="minorHAnsi" w:cstheme="minorHAnsi"/>
          <w:sz w:val="24"/>
          <w:szCs w:val="24"/>
          <w:lang w:val="pt-BR"/>
        </w:rPr>
        <w:t>properties</w:t>
      </w:r>
      <w:proofErr w:type="spellEnd"/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para ambiente local;</w:t>
      </w:r>
    </w:p>
    <w:p w:rsidR="0051013E" w:rsidRPr="00B052AD" w:rsidRDefault="0051013E" w:rsidP="002230EB">
      <w:pPr>
        <w:pStyle w:val="ListParagraph"/>
        <w:spacing w:before="0"/>
        <w:ind w:left="90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proofErr w:type="gramStart"/>
      <w:r w:rsidRPr="00B052AD">
        <w:rPr>
          <w:rFonts w:asciiTheme="minorHAnsi" w:hAnsiTheme="minorHAnsi" w:cstheme="minorHAnsi"/>
          <w:sz w:val="24"/>
          <w:szCs w:val="24"/>
          <w:lang w:val="pt-BR"/>
        </w:rPr>
        <w:t>DSV.</w:t>
      </w:r>
      <w:proofErr w:type="gramEnd"/>
      <w:r w:rsidRPr="00B052AD">
        <w:rPr>
          <w:rFonts w:asciiTheme="minorHAnsi" w:hAnsiTheme="minorHAnsi" w:cstheme="minorHAnsi"/>
          <w:sz w:val="24"/>
          <w:szCs w:val="24"/>
          <w:lang w:val="pt-BR"/>
        </w:rPr>
        <w:t>properties</w:t>
      </w:r>
      <w:proofErr w:type="spellEnd"/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para ambiente de desenvolvimento;</w:t>
      </w:r>
    </w:p>
    <w:p w:rsidR="002230EB" w:rsidRPr="00B052AD" w:rsidRDefault="0051013E" w:rsidP="002230EB">
      <w:pPr>
        <w:pStyle w:val="ListParagraph"/>
        <w:spacing w:before="0"/>
        <w:ind w:left="90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 w:rsidRPr="00B052AD">
        <w:rPr>
          <w:rFonts w:asciiTheme="minorHAnsi" w:hAnsiTheme="minorHAnsi" w:cstheme="minorHAnsi"/>
          <w:sz w:val="24"/>
          <w:szCs w:val="24"/>
          <w:lang w:val="pt-BR"/>
        </w:rPr>
        <w:t>HOM.properties</w:t>
      </w:r>
      <w:proofErr w:type="spellEnd"/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para ambiente de homologação.</w:t>
      </w:r>
    </w:p>
    <w:p w:rsidR="003021C9" w:rsidRPr="00B052AD" w:rsidRDefault="003021C9" w:rsidP="002230EB">
      <w:pPr>
        <w:pStyle w:val="ListParagraph"/>
        <w:spacing w:before="0"/>
        <w:ind w:left="90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proofErr w:type="gramStart"/>
      <w:r w:rsidRPr="00B052AD">
        <w:rPr>
          <w:rFonts w:asciiTheme="minorHAnsi" w:hAnsiTheme="minorHAnsi" w:cstheme="minorHAnsi"/>
          <w:sz w:val="24"/>
          <w:szCs w:val="24"/>
          <w:lang w:val="pt-BR"/>
        </w:rPr>
        <w:t>Config.</w:t>
      </w:r>
      <w:proofErr w:type="gramEnd"/>
      <w:r w:rsidRPr="00B052AD">
        <w:rPr>
          <w:rFonts w:asciiTheme="minorHAnsi" w:hAnsiTheme="minorHAnsi" w:cstheme="minorHAnsi"/>
          <w:sz w:val="24"/>
          <w:szCs w:val="24"/>
          <w:lang w:val="pt-BR"/>
        </w:rPr>
        <w:t>properties</w:t>
      </w:r>
      <w:proofErr w:type="spellEnd"/>
      <w:r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para configurar JNDI.</w:t>
      </w:r>
    </w:p>
    <w:p w:rsidR="002230EB" w:rsidRPr="00BD6AE5" w:rsidRDefault="002230EB" w:rsidP="0059579A">
      <w:pPr>
        <w:rPr>
          <w:rFonts w:asciiTheme="minorHAnsi" w:hAnsiTheme="minorHAnsi"/>
        </w:rPr>
      </w:pPr>
      <w:proofErr w:type="spellStart"/>
      <w:r w:rsidRPr="00BD6AE5">
        <w:rPr>
          <w:rFonts w:asciiTheme="minorHAnsi" w:hAnsiTheme="minorHAnsi"/>
        </w:rPr>
        <w:t>Relatórios</w:t>
      </w:r>
      <w:proofErr w:type="spellEnd"/>
    </w:p>
    <w:p w:rsidR="002230EB" w:rsidRPr="00B052AD" w:rsidRDefault="002230EB" w:rsidP="00A01D6F">
      <w:pPr>
        <w:pStyle w:val="ListParagraph"/>
        <w:numPr>
          <w:ilvl w:val="0"/>
          <w:numId w:val="10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Executados automaticamente</w:t>
      </w:r>
      <w:r w:rsidR="00CA60FA" w:rsidRPr="00B052AD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644457" w:rsidRPr="00B052AD">
        <w:rPr>
          <w:rFonts w:asciiTheme="minorHAnsi" w:hAnsiTheme="minorHAnsi" w:cstheme="minorHAnsi"/>
          <w:sz w:val="24"/>
          <w:szCs w:val="24"/>
          <w:lang w:val="pt-BR"/>
        </w:rPr>
        <w:t>Não Há</w:t>
      </w:r>
      <w:r w:rsidR="009A6D2C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2230EB" w:rsidRPr="00BD6AE5" w:rsidRDefault="002230EB" w:rsidP="00A01D6F">
      <w:pPr>
        <w:pStyle w:val="ListParagraph"/>
        <w:numPr>
          <w:ilvl w:val="0"/>
          <w:numId w:val="10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Executados eventualmente</w:t>
      </w:r>
      <w:r w:rsidR="001D1A7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9A6D2C" w:rsidRPr="00BD6AE5">
        <w:rPr>
          <w:rFonts w:asciiTheme="minorHAnsi" w:hAnsiTheme="minorHAnsi" w:cstheme="minorHAnsi"/>
          <w:sz w:val="24"/>
          <w:szCs w:val="24"/>
          <w:lang w:val="pt-BR"/>
        </w:rPr>
        <w:t>–</w:t>
      </w:r>
      <w:r w:rsidR="001D1A7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644457" w:rsidRPr="00B052AD">
        <w:rPr>
          <w:rFonts w:asciiTheme="minorHAnsi" w:hAnsiTheme="minorHAnsi" w:cstheme="minorHAnsi"/>
          <w:sz w:val="24"/>
          <w:szCs w:val="24"/>
          <w:lang w:val="pt-BR"/>
        </w:rPr>
        <w:t>Não Há</w:t>
      </w:r>
      <w:r w:rsidR="009A6D2C" w:rsidRP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466DB1" w:rsidRPr="00BD6AE5" w:rsidRDefault="00466DB1" w:rsidP="0059579A">
      <w:pPr>
        <w:rPr>
          <w:rFonts w:asciiTheme="minorHAnsi" w:hAnsiTheme="minorHAnsi"/>
        </w:rPr>
      </w:pPr>
      <w:proofErr w:type="spellStart"/>
      <w:r w:rsidRPr="00BD6AE5">
        <w:rPr>
          <w:rFonts w:asciiTheme="minorHAnsi" w:hAnsiTheme="minorHAnsi"/>
        </w:rPr>
        <w:t>Área</w:t>
      </w:r>
      <w:proofErr w:type="spellEnd"/>
      <w:r w:rsidRPr="00BD6AE5">
        <w:rPr>
          <w:rFonts w:asciiTheme="minorHAnsi" w:hAnsiTheme="minorHAnsi"/>
        </w:rPr>
        <w:t xml:space="preserve"> de </w:t>
      </w:r>
      <w:proofErr w:type="spellStart"/>
      <w:r w:rsidRPr="00BD6AE5">
        <w:rPr>
          <w:rFonts w:asciiTheme="minorHAnsi" w:hAnsiTheme="minorHAnsi"/>
        </w:rPr>
        <w:t>problemas</w:t>
      </w:r>
      <w:proofErr w:type="spellEnd"/>
    </w:p>
    <w:p w:rsidR="00466DB1" w:rsidRPr="00BD6AE5" w:rsidRDefault="00466DB1" w:rsidP="00A01D6F">
      <w:pPr>
        <w:pStyle w:val="ListParagraph"/>
        <w:numPr>
          <w:ilvl w:val="0"/>
          <w:numId w:val="8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Situações de erro previstas/comuns</w:t>
      </w:r>
    </w:p>
    <w:p w:rsidR="00466DB1" w:rsidRPr="00BD6AE5" w:rsidRDefault="00466DB1" w:rsidP="00A01D6F">
      <w:pPr>
        <w:pStyle w:val="ListParagraph"/>
        <w:numPr>
          <w:ilvl w:val="0"/>
          <w:numId w:val="13"/>
        </w:numPr>
        <w:spacing w:before="0"/>
        <w:jc w:val="both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Ações a serem tomadas</w:t>
      </w:r>
      <w:r w:rsidR="002508F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5F6FB1" w:rsidRPr="00B052AD" w:rsidRDefault="002203E2" w:rsidP="003021C9">
      <w:pPr>
        <w:spacing w:before="0"/>
        <w:ind w:left="1080" w:firstLine="720"/>
        <w:jc w:val="both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Solicitar stop/start dos servidores da aplicação.</w:t>
      </w:r>
    </w:p>
    <w:p w:rsidR="00466DB1" w:rsidRPr="00BD6AE5" w:rsidRDefault="00466DB1" w:rsidP="00A01D6F">
      <w:pPr>
        <w:pStyle w:val="ListParagraph"/>
        <w:numPr>
          <w:ilvl w:val="0"/>
          <w:numId w:val="8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Situações em que o processo não continua</w:t>
      </w:r>
      <w:r w:rsidR="005F6FB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</w:t>
      </w:r>
      <w:r w:rsidR="00644457" w:rsidRPr="00BD6AE5">
        <w:rPr>
          <w:rFonts w:asciiTheme="minorHAnsi" w:hAnsiTheme="minorHAnsi" w:cstheme="minorHAnsi"/>
          <w:sz w:val="24"/>
          <w:szCs w:val="24"/>
          <w:lang w:val="pt-BR"/>
        </w:rPr>
        <w:t>Não Há</w:t>
      </w:r>
    </w:p>
    <w:p w:rsidR="00466DB1" w:rsidRPr="00BD6AE5" w:rsidRDefault="00466DB1" w:rsidP="00A01D6F">
      <w:pPr>
        <w:pStyle w:val="ListParagraph"/>
        <w:numPr>
          <w:ilvl w:val="0"/>
          <w:numId w:val="8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Logs de erro</w:t>
      </w:r>
    </w:p>
    <w:p w:rsidR="00466DB1" w:rsidRPr="00BD6AE5" w:rsidRDefault="00466DB1" w:rsidP="00A01D6F">
      <w:pPr>
        <w:pStyle w:val="ListParagraph"/>
        <w:numPr>
          <w:ilvl w:val="0"/>
          <w:numId w:val="12"/>
        </w:num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Onde são gravados?</w:t>
      </w:r>
      <w:r w:rsidR="005F6FB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F5418B" w:rsidRPr="00BD6AE5" w:rsidRDefault="00797E2A" w:rsidP="0034128F">
      <w:pPr>
        <w:pStyle w:val="NormalWeb"/>
        <w:spacing w:before="0" w:beforeAutospacing="0" w:after="0" w:afterAutospacing="0"/>
        <w:ind w:left="1800"/>
        <w:rPr>
          <w:rStyle w:val="Hyperlink"/>
          <w:rFonts w:asciiTheme="minorHAnsi" w:hAnsiTheme="minorHAnsi"/>
          <w:sz w:val="22"/>
          <w:szCs w:val="22"/>
          <w:lang w:val="pt-BR"/>
        </w:rPr>
      </w:pPr>
      <w:hyperlink r:id="rId23" w:history="1">
        <w:r w:rsidR="00F5418B" w:rsidRPr="00BD6AE5">
          <w:rPr>
            <w:rStyle w:val="Hyperlink"/>
            <w:rFonts w:asciiTheme="minorHAnsi" w:hAnsiTheme="minorHAnsi"/>
            <w:sz w:val="22"/>
            <w:szCs w:val="22"/>
            <w:lang w:val="pt-BR"/>
          </w:rPr>
          <w:t>http://prd296:6060/opmn/</w:t>
        </w:r>
      </w:hyperlink>
      <w:r w:rsidR="00F5418B" w:rsidRPr="00BD6AE5">
        <w:rPr>
          <w:rStyle w:val="Hyperlink"/>
          <w:rFonts w:asciiTheme="minorHAnsi" w:hAnsiTheme="minorHAnsi"/>
          <w:sz w:val="22"/>
          <w:szCs w:val="22"/>
          <w:lang w:val="pt-BR"/>
        </w:rPr>
        <w:t>sgpweb/</w:t>
      </w:r>
    </w:p>
    <w:p w:rsidR="004B0BE6" w:rsidRPr="00BD6AE5" w:rsidRDefault="00797E2A" w:rsidP="00F5418B">
      <w:pPr>
        <w:pStyle w:val="NormalWeb"/>
        <w:spacing w:before="0" w:beforeAutospacing="0" w:after="0" w:afterAutospacing="0"/>
        <w:ind w:left="1800"/>
        <w:rPr>
          <w:rStyle w:val="Hyperlink"/>
          <w:rFonts w:asciiTheme="minorHAnsi" w:hAnsiTheme="minorHAnsi"/>
          <w:sz w:val="22"/>
          <w:szCs w:val="22"/>
          <w:lang w:val="pt-BR"/>
        </w:rPr>
      </w:pPr>
      <w:hyperlink r:id="rId24" w:history="1">
        <w:r w:rsidR="004B0BE6" w:rsidRPr="00BD6AE5">
          <w:rPr>
            <w:rStyle w:val="Hyperlink"/>
            <w:rFonts w:asciiTheme="minorHAnsi" w:hAnsiTheme="minorHAnsi"/>
            <w:sz w:val="22"/>
            <w:szCs w:val="22"/>
            <w:lang w:val="pt-BR"/>
          </w:rPr>
          <w:t>http://prd297:6060/opmn</w:t>
        </w:r>
      </w:hyperlink>
      <w:r w:rsidR="00F5418B" w:rsidRPr="00BD6AE5">
        <w:rPr>
          <w:rStyle w:val="Hyperlink"/>
          <w:rFonts w:asciiTheme="minorHAnsi" w:hAnsiTheme="minorHAnsi"/>
          <w:sz w:val="22"/>
          <w:szCs w:val="22"/>
          <w:lang w:val="pt-BR"/>
        </w:rPr>
        <w:t>/sgpweb/</w:t>
      </w:r>
    </w:p>
    <w:p w:rsidR="007607BB" w:rsidRPr="00BD6AE5" w:rsidRDefault="00797E2A" w:rsidP="001F3EB4">
      <w:pPr>
        <w:pStyle w:val="NormalWeb"/>
        <w:spacing w:before="0" w:beforeAutospacing="0" w:after="0" w:afterAutospacing="0"/>
        <w:ind w:left="1800"/>
        <w:rPr>
          <w:rFonts w:asciiTheme="minorHAnsi" w:hAnsiTheme="minorHAnsi"/>
          <w:sz w:val="22"/>
          <w:szCs w:val="22"/>
          <w:lang w:val="pt-BR"/>
        </w:rPr>
      </w:pPr>
      <w:hyperlink r:id="rId25" w:history="1">
        <w:r w:rsidR="00F5418B" w:rsidRPr="00BD6AE5">
          <w:rPr>
            <w:rStyle w:val="Hyperlink"/>
            <w:rFonts w:asciiTheme="minorHAnsi" w:hAnsiTheme="minorHAnsi"/>
            <w:sz w:val="22"/>
            <w:szCs w:val="22"/>
            <w:lang w:val="pt-BR"/>
          </w:rPr>
          <w:t>http://prd298:6060/opmn/sgpweb/</w:t>
        </w:r>
      </w:hyperlink>
    </w:p>
    <w:p w:rsidR="00F42D6E" w:rsidRPr="00BD6AE5" w:rsidRDefault="00F42D6E" w:rsidP="00F42D6E">
      <w:pPr>
        <w:pStyle w:val="ListParagraph"/>
        <w:spacing w:before="0"/>
        <w:ind w:left="2160"/>
        <w:rPr>
          <w:rFonts w:asciiTheme="minorHAnsi" w:hAnsiTheme="minorHAnsi" w:cstheme="minorHAnsi"/>
          <w:sz w:val="24"/>
          <w:szCs w:val="24"/>
          <w:lang w:val="pt-BR"/>
        </w:rPr>
      </w:pPr>
    </w:p>
    <w:p w:rsidR="003021C9" w:rsidRDefault="00466DB1" w:rsidP="00A01D6F">
      <w:pPr>
        <w:pStyle w:val="ListParagraph"/>
        <w:numPr>
          <w:ilvl w:val="0"/>
          <w:numId w:val="12"/>
        </w:num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O que é gravado?</w:t>
      </w:r>
    </w:p>
    <w:p w:rsidR="000B1D80" w:rsidRPr="00B052AD" w:rsidRDefault="000B1D80" w:rsidP="003021C9">
      <w:pPr>
        <w:pStyle w:val="ListParagraph"/>
        <w:spacing w:before="0"/>
        <w:ind w:left="180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Logs de processos realizados no sistema.</w:t>
      </w:r>
    </w:p>
    <w:p w:rsidR="003021C9" w:rsidRDefault="00466DB1" w:rsidP="00A01D6F">
      <w:pPr>
        <w:pStyle w:val="ListParagraph"/>
        <w:numPr>
          <w:ilvl w:val="0"/>
          <w:numId w:val="12"/>
        </w:num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Fica armazenado por quanto tempo?</w:t>
      </w:r>
      <w:r w:rsidR="00F42D6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466DB1" w:rsidRPr="00B052AD" w:rsidRDefault="00F42D6E" w:rsidP="003021C9">
      <w:pPr>
        <w:spacing w:before="0"/>
        <w:ind w:left="1800"/>
        <w:rPr>
          <w:rFonts w:asciiTheme="minorHAnsi" w:hAnsiTheme="minorHAnsi" w:cstheme="minorHAnsi"/>
          <w:sz w:val="24"/>
          <w:szCs w:val="24"/>
          <w:lang w:val="pt-BR"/>
        </w:rPr>
      </w:pPr>
      <w:r w:rsidRPr="00B052AD">
        <w:rPr>
          <w:rFonts w:asciiTheme="minorHAnsi" w:hAnsiTheme="minorHAnsi" w:cstheme="minorHAnsi"/>
          <w:sz w:val="24"/>
          <w:szCs w:val="24"/>
          <w:lang w:val="pt-BR"/>
        </w:rPr>
        <w:t>Indefinido</w:t>
      </w:r>
      <w:r w:rsidR="00B052AD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466DB1" w:rsidRPr="00BD6AE5" w:rsidRDefault="00466DB1" w:rsidP="00466DB1">
      <w:p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lang w:val="pt-BR"/>
        </w:rPr>
        <w:br w:type="page"/>
      </w:r>
    </w:p>
    <w:p w:rsidR="00180C09" w:rsidRPr="00BD6AE5" w:rsidRDefault="00C07DA9" w:rsidP="00180C09">
      <w:pPr>
        <w:pStyle w:val="Heading1"/>
        <w:rPr>
          <w:rFonts w:asciiTheme="minorHAnsi" w:hAnsiTheme="minorHAnsi" w:cstheme="minorHAnsi"/>
          <w:lang w:val="pt-BR"/>
        </w:rPr>
      </w:pPr>
      <w:bookmarkStart w:id="31" w:name="_Toc361124038"/>
      <w:r w:rsidRPr="00BD6AE5">
        <w:rPr>
          <w:rFonts w:asciiTheme="minorHAnsi" w:hAnsiTheme="minorHAnsi" w:cstheme="minorHAnsi"/>
          <w:lang w:val="pt-BR"/>
        </w:rPr>
        <w:lastRenderedPageBreak/>
        <w:t>Integrações / Interfaces</w:t>
      </w:r>
      <w:bookmarkEnd w:id="31"/>
    </w:p>
    <w:p w:rsidR="00180C09" w:rsidRPr="00BC0CF6" w:rsidRDefault="00180C09" w:rsidP="0059579A">
      <w:pPr>
        <w:rPr>
          <w:rFonts w:asciiTheme="minorHAnsi" w:hAnsiTheme="minorHAnsi"/>
          <w:b/>
          <w:sz w:val="24"/>
          <w:szCs w:val="24"/>
        </w:rPr>
      </w:pPr>
      <w:proofErr w:type="spellStart"/>
      <w:r w:rsidRPr="00BC0CF6">
        <w:rPr>
          <w:rFonts w:asciiTheme="minorHAnsi" w:hAnsiTheme="minorHAnsi"/>
          <w:b/>
          <w:sz w:val="24"/>
          <w:szCs w:val="24"/>
        </w:rPr>
        <w:t>Mapeamento</w:t>
      </w:r>
      <w:proofErr w:type="spellEnd"/>
      <w:r w:rsidRPr="00BC0CF6">
        <w:rPr>
          <w:rFonts w:asciiTheme="minorHAnsi" w:hAnsiTheme="minorHAnsi"/>
          <w:b/>
          <w:sz w:val="24"/>
          <w:szCs w:val="24"/>
        </w:rPr>
        <w:t xml:space="preserve"> das </w:t>
      </w:r>
      <w:proofErr w:type="spellStart"/>
      <w:r w:rsidRPr="00BC0CF6">
        <w:rPr>
          <w:rFonts w:asciiTheme="minorHAnsi" w:hAnsiTheme="minorHAnsi"/>
          <w:b/>
          <w:sz w:val="24"/>
          <w:szCs w:val="24"/>
        </w:rPr>
        <w:t>integrações</w:t>
      </w:r>
      <w:proofErr w:type="spellEnd"/>
    </w:p>
    <w:p w:rsidR="00625519" w:rsidRPr="00BC0CF6" w:rsidRDefault="00180C09" w:rsidP="0059579A">
      <w:pPr>
        <w:rPr>
          <w:rFonts w:asciiTheme="minorHAnsi" w:hAnsiTheme="minorHAnsi"/>
          <w:b/>
          <w:lang w:val="pt-BR"/>
        </w:rPr>
      </w:pPr>
      <w:r w:rsidRPr="00BC0CF6">
        <w:rPr>
          <w:rFonts w:asciiTheme="minorHAnsi" w:hAnsiTheme="minorHAnsi"/>
          <w:b/>
          <w:lang w:val="pt-BR"/>
        </w:rPr>
        <w:t xml:space="preserve">Detalhamento funcional </w:t>
      </w:r>
    </w:p>
    <w:p w:rsidR="00BC0CF6" w:rsidRDefault="00625519" w:rsidP="00BC0CF6">
      <w:pPr>
        <w:rPr>
          <w:rFonts w:asciiTheme="minorHAnsi" w:hAnsiTheme="minorHAnsi"/>
          <w:lang w:val="pt-BR"/>
        </w:rPr>
      </w:pPr>
      <w:proofErr w:type="spellStart"/>
      <w:proofErr w:type="gramStart"/>
      <w:r>
        <w:rPr>
          <w:rFonts w:asciiTheme="minorHAnsi" w:hAnsiTheme="minorHAnsi"/>
          <w:lang w:val="pt-BR"/>
        </w:rPr>
        <w:t>reCaptcha</w:t>
      </w:r>
      <w:proofErr w:type="spellEnd"/>
      <w:proofErr w:type="gramEnd"/>
    </w:p>
    <w:p w:rsidR="00625519" w:rsidRDefault="00625519" w:rsidP="00BC0CF6">
      <w:pPr>
        <w:ind w:firstLine="450"/>
        <w:rPr>
          <w:rFonts w:asciiTheme="minorHAnsi" w:hAnsiTheme="minorHAnsi"/>
          <w:lang w:val="pt-BR"/>
        </w:rPr>
      </w:pPr>
      <w:r>
        <w:rPr>
          <w:rFonts w:asciiTheme="minorHAnsi" w:hAnsiTheme="minorHAnsi"/>
          <w:lang w:val="pt-BR"/>
        </w:rPr>
        <w:t>Responsável pela verificação de usuários no processo de vendas pela internet</w:t>
      </w:r>
      <w:r w:rsidR="00BC0CF6">
        <w:rPr>
          <w:rFonts w:asciiTheme="minorHAnsi" w:hAnsiTheme="minorHAnsi"/>
          <w:lang w:val="pt-BR"/>
        </w:rPr>
        <w:t>.</w:t>
      </w:r>
    </w:p>
    <w:p w:rsidR="00BC0CF6" w:rsidRPr="0021161A" w:rsidRDefault="00625519" w:rsidP="00625519">
      <w:pPr>
        <w:ind w:left="450"/>
        <w:rPr>
          <w:rFonts w:asciiTheme="minorHAnsi" w:hAnsiTheme="minorHAnsi" w:cs="Consolas"/>
          <w:szCs w:val="22"/>
          <w:lang w:val="en-US"/>
        </w:rPr>
      </w:pPr>
      <w:r w:rsidRPr="0021161A">
        <w:rPr>
          <w:rFonts w:asciiTheme="minorHAnsi" w:hAnsiTheme="minorHAnsi"/>
          <w:szCs w:val="22"/>
          <w:lang w:val="en-US"/>
        </w:rPr>
        <w:t>Endpoint:</w:t>
      </w:r>
      <w:r w:rsidRPr="0021161A">
        <w:rPr>
          <w:rFonts w:asciiTheme="minorHAnsi" w:hAnsiTheme="minorHAnsi"/>
          <w:szCs w:val="22"/>
          <w:lang w:val="en-US"/>
        </w:rPr>
        <w:tab/>
      </w:r>
      <w:r w:rsidR="0021161A" w:rsidRPr="0021161A">
        <w:rPr>
          <w:rFonts w:asciiTheme="minorHAnsi" w:hAnsiTheme="minorHAnsi"/>
          <w:szCs w:val="22"/>
          <w:lang w:val="en-US"/>
        </w:rPr>
        <w:t xml:space="preserve">DSV - </w:t>
      </w:r>
      <w:hyperlink r:id="rId26" w:history="1">
        <w:r w:rsidRPr="0021161A">
          <w:rPr>
            <w:rStyle w:val="Hyperlink"/>
            <w:rFonts w:asciiTheme="minorHAnsi" w:hAnsiTheme="minorHAnsi" w:cs="Consolas"/>
            <w:szCs w:val="22"/>
            <w:lang w:val="en-US"/>
          </w:rPr>
          <w:t>http://cvrdvitsd25.cvrd.br:49306/Business/Services/SVC_reCaptcha.serviceagent/reCaptcha</w:t>
        </w:r>
      </w:hyperlink>
      <w:r w:rsidRPr="0021161A">
        <w:rPr>
          <w:rFonts w:asciiTheme="minorHAnsi" w:hAnsiTheme="minorHAnsi" w:cs="Consolas"/>
          <w:szCs w:val="22"/>
          <w:lang w:val="en-US"/>
        </w:rPr>
        <w:br/>
      </w:r>
      <w:r w:rsidRPr="0021161A">
        <w:rPr>
          <w:rFonts w:asciiTheme="minorHAnsi" w:hAnsiTheme="minorHAnsi" w:cs="Consolas"/>
          <w:szCs w:val="22"/>
          <w:lang w:val="en-US"/>
        </w:rPr>
        <w:tab/>
      </w:r>
      <w:r w:rsidRPr="0021161A">
        <w:rPr>
          <w:rFonts w:asciiTheme="minorHAnsi" w:hAnsiTheme="minorHAnsi" w:cs="Consolas"/>
          <w:szCs w:val="22"/>
          <w:lang w:val="en-US"/>
        </w:rPr>
        <w:tab/>
      </w:r>
      <w:r w:rsidR="0021161A">
        <w:rPr>
          <w:rFonts w:asciiTheme="minorHAnsi" w:hAnsiTheme="minorHAnsi" w:cs="Consolas"/>
          <w:szCs w:val="22"/>
          <w:lang w:val="en-US"/>
        </w:rPr>
        <w:t xml:space="preserve">HOM - </w:t>
      </w:r>
      <w:hyperlink r:id="rId27" w:history="1">
        <w:r w:rsidRPr="0021161A">
          <w:rPr>
            <w:rStyle w:val="Hyperlink"/>
            <w:rFonts w:asciiTheme="minorHAnsi" w:hAnsiTheme="minorHAnsi" w:cs="Consolas"/>
            <w:szCs w:val="22"/>
            <w:lang w:val="en-US"/>
          </w:rPr>
          <w:t>http://wsproxy302.cvrd.br:49306/Business/Services/SVC_reCaptcha.serviceagent/reCaptcha</w:t>
        </w:r>
      </w:hyperlink>
    </w:p>
    <w:p w:rsidR="00BC0CF6" w:rsidRPr="0021161A" w:rsidRDefault="00BC0CF6" w:rsidP="00BC0CF6">
      <w:pPr>
        <w:rPr>
          <w:rFonts w:asciiTheme="minorHAnsi" w:hAnsiTheme="minorHAnsi"/>
          <w:lang w:val="en-US"/>
        </w:rPr>
      </w:pPr>
    </w:p>
    <w:p w:rsidR="00180C09" w:rsidRDefault="00625519" w:rsidP="00BC0CF6">
      <w:pPr>
        <w:rPr>
          <w:rFonts w:asciiTheme="minorHAnsi" w:hAnsiTheme="minorHAnsi"/>
          <w:lang w:val="pt-BR"/>
        </w:rPr>
      </w:pPr>
      <w:r>
        <w:rPr>
          <w:rFonts w:asciiTheme="minorHAnsi" w:hAnsiTheme="minorHAnsi"/>
          <w:lang w:val="pt-BR"/>
        </w:rPr>
        <w:t>SEGUR</w:t>
      </w:r>
    </w:p>
    <w:p w:rsidR="00BC0CF6" w:rsidRDefault="00BC0CF6" w:rsidP="00BC0CF6">
      <w:pPr>
        <w:ind w:left="450"/>
        <w:rPr>
          <w:rFonts w:asciiTheme="minorHAnsi" w:hAnsiTheme="minorHAnsi"/>
          <w:lang w:val="pt-BR"/>
        </w:rPr>
      </w:pPr>
      <w:r>
        <w:rPr>
          <w:rFonts w:asciiTheme="minorHAnsi" w:hAnsiTheme="minorHAnsi"/>
          <w:lang w:val="pt-BR"/>
        </w:rPr>
        <w:t>Responsável pel</w:t>
      </w:r>
      <w:r w:rsidR="00CE1BBC">
        <w:rPr>
          <w:rFonts w:asciiTheme="minorHAnsi" w:hAnsiTheme="minorHAnsi"/>
          <w:lang w:val="pt-BR"/>
        </w:rPr>
        <w:t>a</w:t>
      </w:r>
      <w:r>
        <w:rPr>
          <w:rFonts w:asciiTheme="minorHAnsi" w:hAnsiTheme="minorHAnsi"/>
          <w:lang w:val="pt-BR"/>
        </w:rPr>
        <w:t xml:space="preserve"> </w:t>
      </w:r>
      <w:r w:rsidR="00CE1BBC">
        <w:rPr>
          <w:rFonts w:asciiTheme="minorHAnsi" w:hAnsiTheme="minorHAnsi"/>
          <w:lang w:val="pt-BR"/>
        </w:rPr>
        <w:t xml:space="preserve">validação do </w:t>
      </w:r>
      <w:proofErr w:type="spellStart"/>
      <w:r>
        <w:rPr>
          <w:rFonts w:asciiTheme="minorHAnsi" w:hAnsiTheme="minorHAnsi"/>
          <w:lang w:val="pt-BR"/>
        </w:rPr>
        <w:t>login</w:t>
      </w:r>
      <w:proofErr w:type="spellEnd"/>
      <w:r>
        <w:rPr>
          <w:rFonts w:asciiTheme="minorHAnsi" w:hAnsiTheme="minorHAnsi"/>
          <w:lang w:val="pt-BR"/>
        </w:rPr>
        <w:t xml:space="preserve"> dos usuários no sistema</w:t>
      </w:r>
      <w:r w:rsidR="00CE1BBC">
        <w:rPr>
          <w:rFonts w:asciiTheme="minorHAnsi" w:hAnsiTheme="minorHAnsi"/>
          <w:lang w:val="pt-BR"/>
        </w:rPr>
        <w:t>.</w:t>
      </w:r>
    </w:p>
    <w:p w:rsidR="00BC0CF6" w:rsidRPr="00BD6AE5" w:rsidRDefault="00BC0CF6" w:rsidP="00BC0CF6">
      <w:pPr>
        <w:ind w:left="450"/>
        <w:rPr>
          <w:rFonts w:asciiTheme="minorHAnsi" w:hAnsiTheme="minorHAnsi"/>
          <w:lang w:val="pt-BR"/>
        </w:rPr>
      </w:pPr>
      <w:proofErr w:type="spellStart"/>
      <w:r>
        <w:rPr>
          <w:rFonts w:asciiTheme="minorHAnsi" w:hAnsiTheme="minorHAnsi"/>
          <w:lang w:val="pt-BR"/>
        </w:rPr>
        <w:t>Endpoint</w:t>
      </w:r>
      <w:proofErr w:type="spellEnd"/>
      <w:r>
        <w:rPr>
          <w:rFonts w:asciiTheme="minorHAnsi" w:hAnsiTheme="minorHAnsi"/>
          <w:lang w:val="pt-BR"/>
        </w:rPr>
        <w:t>:</w:t>
      </w:r>
      <w:r>
        <w:rPr>
          <w:rFonts w:asciiTheme="minorHAnsi" w:hAnsiTheme="minorHAnsi"/>
          <w:lang w:val="pt-BR"/>
        </w:rPr>
        <w:tab/>
      </w:r>
      <w:r w:rsidRPr="00BC0CF6">
        <w:rPr>
          <w:rFonts w:asciiTheme="minorHAnsi" w:hAnsiTheme="minorHAnsi"/>
          <w:color w:val="17365D" w:themeColor="text2" w:themeShade="BF"/>
          <w:u w:val="single"/>
          <w:lang w:val="pt-BR"/>
        </w:rPr>
        <w:t>ORADVT001</w:t>
      </w:r>
    </w:p>
    <w:p w:rsidR="00BC0CF6" w:rsidRDefault="00BC0CF6" w:rsidP="00BC0CF6">
      <w:pPr>
        <w:rPr>
          <w:rFonts w:asciiTheme="minorHAnsi" w:hAnsiTheme="minorHAnsi"/>
          <w:lang w:val="pt-BR"/>
        </w:rPr>
      </w:pPr>
    </w:p>
    <w:p w:rsidR="00BC0CF6" w:rsidRDefault="00BC0CF6" w:rsidP="00BC0CF6">
      <w:pPr>
        <w:rPr>
          <w:rFonts w:asciiTheme="minorHAnsi" w:hAnsiTheme="minorHAnsi"/>
          <w:lang w:val="pt-BR"/>
        </w:rPr>
      </w:pPr>
      <w:r>
        <w:rPr>
          <w:rFonts w:asciiTheme="minorHAnsi" w:hAnsiTheme="minorHAnsi"/>
          <w:lang w:val="pt-BR"/>
        </w:rPr>
        <w:t>Bilhete Talonário</w:t>
      </w:r>
    </w:p>
    <w:p w:rsidR="00BC0CF6" w:rsidRDefault="00BC0CF6" w:rsidP="00BC0CF6">
      <w:pPr>
        <w:ind w:left="450"/>
        <w:rPr>
          <w:rFonts w:asciiTheme="minorHAnsi" w:hAnsiTheme="minorHAnsi"/>
          <w:lang w:val="pt-BR"/>
        </w:rPr>
      </w:pPr>
      <w:r>
        <w:rPr>
          <w:rFonts w:asciiTheme="minorHAnsi" w:hAnsiTheme="minorHAnsi"/>
          <w:lang w:val="pt-BR"/>
        </w:rPr>
        <w:t>Responsável pela importação de bilhetes talonários</w:t>
      </w:r>
      <w:r w:rsidR="00CE1BBC">
        <w:rPr>
          <w:rFonts w:asciiTheme="minorHAnsi" w:hAnsiTheme="minorHAnsi"/>
          <w:lang w:val="pt-BR"/>
        </w:rPr>
        <w:t>.</w:t>
      </w:r>
    </w:p>
    <w:p w:rsidR="00BC0CF6" w:rsidRPr="0021161A" w:rsidRDefault="00BC0CF6" w:rsidP="0021161A">
      <w:pPr>
        <w:ind w:left="1440" w:hanging="990"/>
        <w:rPr>
          <w:rFonts w:asciiTheme="minorHAnsi" w:hAnsiTheme="minorHAnsi"/>
          <w:lang w:val="en-US"/>
        </w:rPr>
      </w:pPr>
      <w:r w:rsidRPr="0021161A">
        <w:rPr>
          <w:rFonts w:asciiTheme="minorHAnsi" w:hAnsiTheme="minorHAnsi"/>
          <w:lang w:val="en-US"/>
        </w:rPr>
        <w:t>Endpoint:</w:t>
      </w:r>
      <w:r w:rsidRPr="0021161A">
        <w:rPr>
          <w:rFonts w:asciiTheme="minorHAnsi" w:hAnsiTheme="minorHAnsi"/>
          <w:lang w:val="en-US"/>
        </w:rPr>
        <w:tab/>
      </w:r>
      <w:r w:rsidR="0021161A" w:rsidRPr="0021161A">
        <w:rPr>
          <w:rFonts w:asciiTheme="minorHAnsi" w:hAnsiTheme="minorHAnsi"/>
          <w:lang w:val="en-US"/>
        </w:rPr>
        <w:t xml:space="preserve">DSV - </w:t>
      </w:r>
      <w:hyperlink r:id="rId28" w:history="1">
        <w:r w:rsidR="0021161A" w:rsidRPr="0021161A">
          <w:rPr>
            <w:rStyle w:val="Hyperlink"/>
            <w:rFonts w:asciiTheme="minorHAnsi" w:hAnsiTheme="minorHAnsi"/>
            <w:lang w:val="en-US"/>
          </w:rPr>
          <w:t>http://wspbrvale25100:49498/Service/ProcessTickets</w:t>
        </w:r>
      </w:hyperlink>
      <w:r w:rsidR="0021161A" w:rsidRPr="0021161A">
        <w:rPr>
          <w:rFonts w:asciiTheme="minorHAnsi" w:hAnsiTheme="minorHAnsi"/>
          <w:lang w:val="en-US"/>
        </w:rPr>
        <w:br/>
        <w:t xml:space="preserve">HOM - </w:t>
      </w:r>
      <w:hyperlink r:id="rId29" w:history="1">
        <w:r w:rsidRPr="0021161A">
          <w:rPr>
            <w:rStyle w:val="Hyperlink"/>
            <w:rFonts w:asciiTheme="minorHAnsi" w:hAnsiTheme="minorHAnsi"/>
            <w:lang w:val="en-US"/>
          </w:rPr>
          <w:t>http://wspbrvale35100:49498/Service/ProcessTickets</w:t>
        </w:r>
      </w:hyperlink>
      <w:r w:rsidRPr="0021161A">
        <w:rPr>
          <w:rFonts w:asciiTheme="minorHAnsi" w:hAnsiTheme="minorHAnsi"/>
          <w:lang w:val="en-US"/>
        </w:rPr>
        <w:br/>
      </w:r>
    </w:p>
    <w:p w:rsidR="00BC0CF6" w:rsidRDefault="00BC0CF6" w:rsidP="00BC0CF6">
      <w:pPr>
        <w:rPr>
          <w:rFonts w:asciiTheme="minorHAnsi" w:hAnsiTheme="minorHAnsi"/>
          <w:lang w:val="pt-BR"/>
        </w:rPr>
      </w:pPr>
      <w:r>
        <w:rPr>
          <w:rFonts w:asciiTheme="minorHAnsi" w:hAnsiTheme="minorHAnsi"/>
          <w:lang w:val="pt-BR"/>
        </w:rPr>
        <w:t>RMD</w:t>
      </w:r>
    </w:p>
    <w:p w:rsidR="00BC0CF6" w:rsidRDefault="00BC0CF6" w:rsidP="00BC0CF6">
      <w:pPr>
        <w:ind w:left="450"/>
        <w:rPr>
          <w:rFonts w:asciiTheme="minorHAnsi" w:hAnsiTheme="minorHAnsi"/>
          <w:lang w:val="pt-BR"/>
        </w:rPr>
      </w:pPr>
      <w:r>
        <w:rPr>
          <w:rFonts w:asciiTheme="minorHAnsi" w:hAnsiTheme="minorHAnsi"/>
          <w:lang w:val="pt-BR"/>
        </w:rPr>
        <w:t xml:space="preserve">Responsável pelo envio de solicitações de processamento de </w:t>
      </w:r>
      <w:proofErr w:type="spellStart"/>
      <w:r>
        <w:rPr>
          <w:rFonts w:asciiTheme="minorHAnsi" w:hAnsiTheme="minorHAnsi"/>
          <w:lang w:val="pt-BR"/>
        </w:rPr>
        <w:t>RMDs</w:t>
      </w:r>
      <w:proofErr w:type="spellEnd"/>
      <w:r w:rsidR="00CE1BBC">
        <w:rPr>
          <w:rFonts w:asciiTheme="minorHAnsi" w:hAnsiTheme="minorHAnsi"/>
          <w:lang w:val="pt-BR"/>
        </w:rPr>
        <w:t>.</w:t>
      </w:r>
    </w:p>
    <w:p w:rsidR="0021161A" w:rsidRPr="0021161A" w:rsidRDefault="00BC0CF6" w:rsidP="0021161A">
      <w:pPr>
        <w:tabs>
          <w:tab w:val="left" w:pos="810"/>
        </w:tabs>
        <w:spacing w:before="0"/>
        <w:ind w:left="450"/>
        <w:rPr>
          <w:rFonts w:asciiTheme="minorHAnsi" w:hAnsiTheme="minorHAnsi"/>
          <w:lang w:val="en-US"/>
        </w:rPr>
      </w:pPr>
      <w:r w:rsidRPr="0021161A">
        <w:rPr>
          <w:rFonts w:asciiTheme="minorHAnsi" w:hAnsiTheme="minorHAnsi"/>
          <w:lang w:val="en-US"/>
        </w:rPr>
        <w:t>Endpoint:</w:t>
      </w:r>
      <w:r w:rsidRPr="0021161A">
        <w:rPr>
          <w:rFonts w:asciiTheme="minorHAnsi" w:hAnsiTheme="minorHAnsi"/>
          <w:lang w:val="en-US"/>
        </w:rPr>
        <w:tab/>
      </w:r>
      <w:r w:rsidR="0021161A" w:rsidRPr="0021161A">
        <w:rPr>
          <w:rFonts w:asciiTheme="minorHAnsi" w:hAnsiTheme="minorHAnsi"/>
          <w:lang w:val="en-US"/>
        </w:rPr>
        <w:t xml:space="preserve">DSV - </w:t>
      </w:r>
      <w:hyperlink r:id="rId30" w:history="1">
        <w:r w:rsidR="0021161A" w:rsidRPr="0021161A">
          <w:rPr>
            <w:rStyle w:val="Hyperlink"/>
            <w:rFonts w:asciiTheme="minorHAnsi" w:hAnsiTheme="minorHAnsi"/>
            <w:lang w:val="en-US"/>
          </w:rPr>
          <w:t>http://cvrdvitsd25:49443/service/DailyMovement</w:t>
        </w:r>
      </w:hyperlink>
    </w:p>
    <w:p w:rsidR="00BC0CF6" w:rsidRPr="00B052AD" w:rsidRDefault="0021161A" w:rsidP="00BC0CF6">
      <w:pPr>
        <w:tabs>
          <w:tab w:val="left" w:pos="810"/>
        </w:tabs>
        <w:spacing w:before="0"/>
        <w:ind w:left="450"/>
        <w:rPr>
          <w:rFonts w:asciiTheme="minorHAnsi" w:hAnsiTheme="minorHAnsi"/>
          <w:lang w:val="en-US"/>
        </w:rPr>
      </w:pPr>
      <w:r w:rsidRPr="0021161A">
        <w:rPr>
          <w:rFonts w:asciiTheme="minorHAnsi" w:hAnsiTheme="minorHAnsi"/>
          <w:lang w:val="en-US"/>
        </w:rPr>
        <w:tab/>
      </w:r>
      <w:r w:rsidRPr="0021161A">
        <w:rPr>
          <w:rFonts w:asciiTheme="minorHAnsi" w:hAnsiTheme="minorHAnsi"/>
          <w:lang w:val="en-US"/>
        </w:rPr>
        <w:tab/>
      </w:r>
      <w:r>
        <w:rPr>
          <w:rFonts w:asciiTheme="minorHAnsi" w:hAnsiTheme="minorHAnsi"/>
          <w:lang w:val="en-US"/>
        </w:rPr>
        <w:t xml:space="preserve">HOM - </w:t>
      </w:r>
      <w:hyperlink r:id="rId31" w:history="1">
        <w:r w:rsidR="00BC0CF6" w:rsidRPr="00B052AD">
          <w:rPr>
            <w:rStyle w:val="Hyperlink"/>
            <w:rFonts w:asciiTheme="minorHAnsi" w:hAnsiTheme="minorHAnsi"/>
            <w:lang w:val="en-US"/>
          </w:rPr>
          <w:t>http://wsproxy302:49443/service/DailyMovement</w:t>
        </w:r>
      </w:hyperlink>
      <w:r w:rsidR="00BC0CF6" w:rsidRPr="00B052AD">
        <w:rPr>
          <w:rFonts w:asciiTheme="minorHAnsi" w:hAnsiTheme="minorHAnsi"/>
          <w:lang w:val="en-US"/>
        </w:rPr>
        <w:br/>
      </w:r>
      <w:r w:rsidR="00BC0CF6" w:rsidRPr="00B052AD">
        <w:rPr>
          <w:rFonts w:asciiTheme="minorHAnsi" w:hAnsiTheme="minorHAnsi"/>
          <w:lang w:val="en-US"/>
        </w:rPr>
        <w:tab/>
      </w:r>
      <w:r w:rsidR="00BC0CF6" w:rsidRPr="00B052AD">
        <w:rPr>
          <w:rFonts w:asciiTheme="minorHAnsi" w:hAnsiTheme="minorHAnsi"/>
          <w:lang w:val="en-US"/>
        </w:rPr>
        <w:tab/>
      </w:r>
    </w:p>
    <w:p w:rsidR="00BC0CF6" w:rsidRPr="00B052AD" w:rsidRDefault="00BC0CF6" w:rsidP="00BC0CF6">
      <w:pPr>
        <w:rPr>
          <w:rFonts w:asciiTheme="minorHAnsi" w:hAnsiTheme="minorHAnsi"/>
          <w:lang w:val="en-US"/>
        </w:rPr>
      </w:pPr>
    </w:p>
    <w:p w:rsidR="00BC0CF6" w:rsidRDefault="00CE1BBC" w:rsidP="00BC0CF6">
      <w:pPr>
        <w:rPr>
          <w:rFonts w:asciiTheme="minorHAnsi" w:hAnsiTheme="minorHAnsi"/>
          <w:lang w:val="pt-BR"/>
        </w:rPr>
      </w:pPr>
      <w:r>
        <w:rPr>
          <w:rFonts w:asciiTheme="minorHAnsi" w:hAnsiTheme="minorHAnsi"/>
          <w:lang w:val="pt-BR"/>
        </w:rPr>
        <w:t>ESITEF</w:t>
      </w:r>
    </w:p>
    <w:p w:rsidR="00BC0CF6" w:rsidRDefault="00CE1BBC" w:rsidP="00BC0CF6">
      <w:pPr>
        <w:ind w:left="450"/>
        <w:rPr>
          <w:rFonts w:asciiTheme="minorHAnsi" w:hAnsiTheme="minorHAnsi"/>
          <w:lang w:val="pt-BR"/>
        </w:rPr>
      </w:pPr>
      <w:r>
        <w:rPr>
          <w:rFonts w:asciiTheme="minorHAnsi" w:hAnsiTheme="minorHAnsi"/>
          <w:lang w:val="pt-BR"/>
        </w:rPr>
        <w:t>Responsável pela realização de vendas na internet.</w:t>
      </w:r>
    </w:p>
    <w:p w:rsidR="00BC0CF6" w:rsidRPr="0021161A" w:rsidRDefault="00BC0CF6" w:rsidP="00BC0CF6">
      <w:pPr>
        <w:tabs>
          <w:tab w:val="left" w:pos="810"/>
        </w:tabs>
        <w:spacing w:before="0"/>
        <w:ind w:left="450"/>
        <w:rPr>
          <w:rFonts w:asciiTheme="minorHAnsi" w:hAnsiTheme="minorHAnsi"/>
          <w:lang w:val="en-US"/>
        </w:rPr>
      </w:pPr>
      <w:r w:rsidRPr="0021161A">
        <w:rPr>
          <w:rFonts w:asciiTheme="minorHAnsi" w:hAnsiTheme="minorHAnsi"/>
          <w:lang w:val="en-US"/>
        </w:rPr>
        <w:t>Endpoint:</w:t>
      </w:r>
      <w:r w:rsidRPr="0021161A">
        <w:rPr>
          <w:rFonts w:asciiTheme="minorHAnsi" w:hAnsiTheme="minorHAnsi"/>
          <w:lang w:val="en-US"/>
        </w:rPr>
        <w:tab/>
      </w:r>
      <w:r w:rsidR="0021161A" w:rsidRPr="0021161A">
        <w:rPr>
          <w:rFonts w:asciiTheme="minorHAnsi" w:hAnsiTheme="minorHAnsi"/>
          <w:lang w:val="en-US"/>
        </w:rPr>
        <w:t xml:space="preserve">DSV - </w:t>
      </w:r>
      <w:hyperlink r:id="rId32" w:history="1">
        <w:r w:rsidR="00CE1BBC" w:rsidRPr="0021161A">
          <w:rPr>
            <w:rStyle w:val="Hyperlink"/>
            <w:rFonts w:asciiTheme="minorHAnsi" w:hAnsiTheme="minorHAnsi"/>
            <w:lang w:val="en-US"/>
          </w:rPr>
          <w:t>http://cvrdvitsd25.cvrd.br:49360/services</w:t>
        </w:r>
      </w:hyperlink>
    </w:p>
    <w:p w:rsidR="00BC0CF6" w:rsidRPr="0021161A" w:rsidRDefault="00CE1BBC" w:rsidP="00BC0CF6">
      <w:pPr>
        <w:tabs>
          <w:tab w:val="left" w:pos="810"/>
        </w:tabs>
        <w:spacing w:before="0"/>
        <w:ind w:left="450"/>
        <w:rPr>
          <w:rFonts w:asciiTheme="minorHAnsi" w:hAnsiTheme="minorHAnsi"/>
          <w:lang w:val="en-US"/>
        </w:rPr>
      </w:pPr>
      <w:r w:rsidRPr="0021161A">
        <w:rPr>
          <w:rFonts w:asciiTheme="minorHAnsi" w:hAnsiTheme="minorHAnsi"/>
          <w:lang w:val="en-US"/>
        </w:rPr>
        <w:tab/>
      </w:r>
      <w:r w:rsidRPr="0021161A">
        <w:rPr>
          <w:rFonts w:asciiTheme="minorHAnsi" w:hAnsiTheme="minorHAnsi"/>
          <w:lang w:val="en-US"/>
        </w:rPr>
        <w:tab/>
      </w:r>
      <w:r w:rsidR="0021161A">
        <w:rPr>
          <w:rFonts w:asciiTheme="minorHAnsi" w:hAnsiTheme="minorHAnsi"/>
          <w:lang w:val="en-US"/>
        </w:rPr>
        <w:t xml:space="preserve">HOM - </w:t>
      </w:r>
      <w:hyperlink r:id="rId33" w:history="1">
        <w:r w:rsidRPr="0021161A">
          <w:rPr>
            <w:rStyle w:val="Hyperlink"/>
            <w:rFonts w:asciiTheme="minorHAnsi" w:hAnsiTheme="minorHAnsi"/>
            <w:lang w:val="en-US"/>
          </w:rPr>
          <w:t>http://wsproxy302.cvrd.br:49360/services</w:t>
        </w:r>
      </w:hyperlink>
      <w:r w:rsidRPr="0021161A">
        <w:rPr>
          <w:rFonts w:asciiTheme="minorHAnsi" w:hAnsiTheme="minorHAnsi"/>
          <w:lang w:val="en-US"/>
        </w:rPr>
        <w:br/>
      </w:r>
    </w:p>
    <w:p w:rsidR="00447ADA" w:rsidRPr="00BC0CF6" w:rsidRDefault="00447ADA" w:rsidP="00BC0CF6">
      <w:pPr>
        <w:tabs>
          <w:tab w:val="left" w:pos="810"/>
        </w:tabs>
        <w:spacing w:before="0"/>
        <w:rPr>
          <w:rFonts w:asciiTheme="minorHAnsi" w:hAnsiTheme="minorHAnsi"/>
          <w:b/>
          <w:szCs w:val="22"/>
          <w:lang w:val="pt-BR"/>
        </w:rPr>
      </w:pPr>
      <w:r w:rsidRPr="00BC0CF6">
        <w:rPr>
          <w:rFonts w:asciiTheme="minorHAnsi" w:hAnsiTheme="minorHAnsi"/>
          <w:b/>
          <w:szCs w:val="22"/>
          <w:lang w:val="pt-BR"/>
        </w:rPr>
        <w:t>Testes</w:t>
      </w:r>
    </w:p>
    <w:p w:rsidR="00447ADA" w:rsidRPr="00BD6AE5" w:rsidRDefault="00447A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Responsável</w:t>
      </w:r>
      <w:r w:rsidR="00F42D6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BD6AE5" w:rsidRPr="00BD6AE5">
        <w:rPr>
          <w:rFonts w:asciiTheme="minorHAnsi" w:hAnsiTheme="minorHAnsi" w:cstheme="minorHAnsi"/>
          <w:sz w:val="24"/>
          <w:szCs w:val="24"/>
          <w:lang w:val="pt-BR"/>
        </w:rPr>
        <w:t>Fábrica de Testes</w:t>
      </w:r>
      <w:r w:rsidR="001A44CC" w:rsidRPr="00BD6AE5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447ADA" w:rsidRPr="00BD6AE5" w:rsidRDefault="00447A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Ambiente específico</w:t>
      </w:r>
      <w:r w:rsidR="00F42D6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BD6AE5" w:rsidRPr="00BD6AE5">
        <w:rPr>
          <w:rFonts w:asciiTheme="minorHAnsi" w:hAnsiTheme="minorHAnsi" w:cstheme="minorHAnsi"/>
          <w:sz w:val="24"/>
          <w:szCs w:val="24"/>
          <w:lang w:val="pt-BR"/>
        </w:rPr>
        <w:t>DSV</w:t>
      </w:r>
      <w:r w:rsidR="001A44CC" w:rsidRPr="00BD6AE5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447ADA" w:rsidRPr="00BD6AE5" w:rsidRDefault="00447ADA" w:rsidP="00A01D6F">
      <w:pPr>
        <w:pStyle w:val="ListParagraph"/>
        <w:numPr>
          <w:ilvl w:val="0"/>
          <w:numId w:val="6"/>
        </w:numPr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Detalhes de procedimento</w:t>
      </w:r>
      <w:r w:rsidR="00F42D6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625519">
        <w:rPr>
          <w:rFonts w:asciiTheme="minorHAnsi" w:hAnsiTheme="minorHAnsi" w:cstheme="minorHAnsi"/>
          <w:sz w:val="24"/>
          <w:szCs w:val="24"/>
          <w:lang w:val="pt-BR"/>
        </w:rPr>
        <w:t>Consultar</w:t>
      </w:r>
      <w:r w:rsidR="00BD6AE5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625519">
        <w:rPr>
          <w:rFonts w:asciiTheme="minorHAnsi" w:hAnsiTheme="minorHAnsi" w:cstheme="minorHAnsi"/>
          <w:sz w:val="24"/>
          <w:szCs w:val="24"/>
          <w:lang w:val="pt-BR"/>
        </w:rPr>
        <w:t xml:space="preserve">documentação de testes </w:t>
      </w:r>
      <w:r w:rsidR="00BD6AE5" w:rsidRPr="00BD6AE5">
        <w:rPr>
          <w:rFonts w:asciiTheme="minorHAnsi" w:hAnsiTheme="minorHAnsi" w:cstheme="minorHAnsi"/>
          <w:sz w:val="24"/>
          <w:szCs w:val="24"/>
          <w:lang w:val="pt-BR"/>
        </w:rPr>
        <w:t>AM900</w:t>
      </w:r>
      <w:r w:rsidR="001A44CC" w:rsidRPr="00BD6AE5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180C09" w:rsidRPr="00BD6AE5" w:rsidRDefault="00180C09" w:rsidP="00180C09">
      <w:pPr>
        <w:rPr>
          <w:rFonts w:asciiTheme="minorHAnsi" w:hAnsiTheme="minorHAnsi"/>
          <w:highlight w:val="yellow"/>
          <w:lang w:val="pt-BR"/>
        </w:rPr>
      </w:pPr>
    </w:p>
    <w:p w:rsidR="00450303" w:rsidRPr="00BD6AE5" w:rsidRDefault="00450303">
      <w:pPr>
        <w:spacing w:before="0"/>
        <w:rPr>
          <w:rFonts w:asciiTheme="minorHAnsi" w:hAnsiTheme="minorHAnsi" w:cstheme="minorHAnsi"/>
          <w:b/>
          <w:kern w:val="28"/>
          <w:sz w:val="28"/>
          <w:lang w:val="pt-BR"/>
        </w:rPr>
      </w:pPr>
      <w:r w:rsidRPr="00BD6AE5">
        <w:rPr>
          <w:rFonts w:asciiTheme="minorHAnsi" w:hAnsiTheme="minorHAnsi" w:cstheme="minorHAnsi"/>
          <w:lang w:val="pt-BR"/>
        </w:rPr>
        <w:br w:type="page"/>
      </w:r>
    </w:p>
    <w:p w:rsidR="00180C09" w:rsidRPr="00BD6AE5" w:rsidRDefault="00180C09" w:rsidP="00450303">
      <w:pPr>
        <w:pStyle w:val="Heading1"/>
        <w:rPr>
          <w:rFonts w:asciiTheme="minorHAnsi" w:hAnsiTheme="minorHAnsi" w:cstheme="minorHAnsi"/>
          <w:lang w:val="pt-BR"/>
        </w:rPr>
      </w:pPr>
      <w:bookmarkStart w:id="32" w:name="_Toc361124039"/>
      <w:r w:rsidRPr="00BD6AE5">
        <w:rPr>
          <w:rFonts w:asciiTheme="minorHAnsi" w:hAnsiTheme="minorHAnsi" w:cstheme="minorHAnsi"/>
          <w:lang w:val="pt-BR"/>
        </w:rPr>
        <w:lastRenderedPageBreak/>
        <w:t>Descrição Técnica</w:t>
      </w:r>
      <w:r w:rsidR="001B5BB9" w:rsidRPr="00BD6AE5">
        <w:rPr>
          <w:rFonts w:asciiTheme="minorHAnsi" w:hAnsiTheme="minorHAnsi" w:cstheme="minorHAnsi"/>
          <w:lang w:val="pt-BR"/>
        </w:rPr>
        <w:t>/Infra</w:t>
      </w:r>
      <w:r w:rsidRPr="00BD6AE5">
        <w:rPr>
          <w:rFonts w:asciiTheme="minorHAnsi" w:hAnsiTheme="minorHAnsi" w:cstheme="minorHAnsi"/>
          <w:lang w:val="pt-BR"/>
        </w:rPr>
        <w:t xml:space="preserve"> do Sistema</w:t>
      </w:r>
      <w:bookmarkEnd w:id="32"/>
    </w:p>
    <w:p w:rsidR="00B71618" w:rsidRPr="00BD6AE5" w:rsidRDefault="00B71618" w:rsidP="00B71618">
      <w:pPr>
        <w:ind w:left="66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 xml:space="preserve">Os itens </w:t>
      </w:r>
      <w:proofErr w:type="spellStart"/>
      <w:r w:rsidRPr="00BD6AE5">
        <w:rPr>
          <w:rFonts w:asciiTheme="minorHAnsi" w:hAnsiTheme="minorHAnsi"/>
          <w:lang w:val="pt-BR"/>
        </w:rPr>
        <w:t>abaixos</w:t>
      </w:r>
      <w:proofErr w:type="spellEnd"/>
      <w:r w:rsidRPr="00BD6AE5">
        <w:rPr>
          <w:rFonts w:asciiTheme="minorHAnsi" w:hAnsiTheme="minorHAnsi"/>
          <w:lang w:val="pt-BR"/>
        </w:rPr>
        <w:t xml:space="preserve"> estão descritos no Documento de Mapeamento de </w:t>
      </w:r>
      <w:proofErr w:type="spellStart"/>
      <w:proofErr w:type="gramStart"/>
      <w:r w:rsidRPr="00BD6AE5">
        <w:rPr>
          <w:rFonts w:asciiTheme="minorHAnsi" w:hAnsiTheme="minorHAnsi"/>
          <w:lang w:val="pt-BR"/>
        </w:rPr>
        <w:t>Infra-estrutura</w:t>
      </w:r>
      <w:proofErr w:type="spellEnd"/>
      <w:proofErr w:type="gramEnd"/>
    </w:p>
    <w:p w:rsidR="00C951C7" w:rsidRPr="00BD6AE5" w:rsidRDefault="00C951C7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Servidores</w:t>
      </w:r>
      <w:r w:rsidR="00D454EC" w:rsidRPr="00BD6AE5">
        <w:rPr>
          <w:rFonts w:asciiTheme="minorHAnsi" w:hAnsiTheme="minorHAnsi"/>
          <w:lang w:val="pt-BR"/>
        </w:rPr>
        <w:t xml:space="preserve"> (Localidade)</w:t>
      </w:r>
    </w:p>
    <w:p w:rsidR="00C951C7" w:rsidRPr="00BD6AE5" w:rsidRDefault="00C951C7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Instâncias</w:t>
      </w:r>
    </w:p>
    <w:p w:rsidR="00C951C7" w:rsidRPr="00BD6AE5" w:rsidRDefault="00C951C7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Link de acesso</w:t>
      </w:r>
    </w:p>
    <w:p w:rsidR="00C951C7" w:rsidRPr="00BD6AE5" w:rsidRDefault="00C951C7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Chave PROC e Processos que executam com ela</w:t>
      </w:r>
    </w:p>
    <w:p w:rsidR="00C951C7" w:rsidRPr="00BD6AE5" w:rsidRDefault="00C951C7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Processos e serviços que rodam automaticamente</w:t>
      </w:r>
    </w:p>
    <w:p w:rsidR="00095680" w:rsidRPr="00BD6AE5" w:rsidRDefault="00095680" w:rsidP="0059579A">
      <w:pPr>
        <w:rPr>
          <w:rFonts w:asciiTheme="minorHAnsi" w:hAnsiTheme="minorHAnsi"/>
        </w:rPr>
      </w:pPr>
      <w:r w:rsidRPr="00BD6AE5">
        <w:rPr>
          <w:rFonts w:asciiTheme="minorHAnsi" w:hAnsiTheme="minorHAnsi"/>
        </w:rPr>
        <w:t>VPN</w:t>
      </w:r>
    </w:p>
    <w:p w:rsidR="00095680" w:rsidRPr="00BD6AE5" w:rsidRDefault="00095680" w:rsidP="00A01D6F">
      <w:pPr>
        <w:pStyle w:val="ListParagraph"/>
        <w:numPr>
          <w:ilvl w:val="0"/>
          <w:numId w:val="3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Servidor</w:t>
      </w:r>
      <w:r w:rsidR="00D12DD1" w:rsidRPr="00BD6AE5">
        <w:rPr>
          <w:rFonts w:asciiTheme="minorHAnsi" w:hAnsiTheme="minorHAnsi" w:cstheme="minorHAnsi"/>
          <w:sz w:val="24"/>
          <w:szCs w:val="24"/>
          <w:lang w:val="pt-BR"/>
        </w:rPr>
        <w:t>:</w:t>
      </w:r>
      <w:r w:rsidR="00D12DD1" w:rsidRPr="00BD6AE5">
        <w:rPr>
          <w:rFonts w:asciiTheme="minorHAnsi" w:hAnsiTheme="minorHAnsi" w:cstheme="minorHAnsi"/>
          <w:sz w:val="24"/>
          <w:szCs w:val="24"/>
          <w:lang w:val="pt-BR"/>
        </w:rPr>
        <w:tab/>
      </w:r>
      <w:proofErr w:type="gramStart"/>
      <w:r w:rsidR="00D12DD1" w:rsidRPr="00BD6AE5">
        <w:rPr>
          <w:rFonts w:asciiTheme="minorHAnsi" w:hAnsiTheme="minorHAnsi" w:cstheme="minorHAnsi"/>
          <w:sz w:val="24"/>
          <w:szCs w:val="24"/>
          <w:lang w:val="pt-BR"/>
        </w:rPr>
        <w:t>vprivate2.</w:t>
      </w:r>
      <w:proofErr w:type="gramEnd"/>
      <w:r w:rsidR="00D12DD1" w:rsidRPr="00BD6AE5">
        <w:rPr>
          <w:rFonts w:asciiTheme="minorHAnsi" w:hAnsiTheme="minorHAnsi" w:cstheme="minorHAnsi"/>
          <w:sz w:val="24"/>
          <w:szCs w:val="24"/>
          <w:lang w:val="pt-BR"/>
        </w:rPr>
        <w:t>cvrd.com.br</w:t>
      </w:r>
    </w:p>
    <w:p w:rsidR="00942322" w:rsidRPr="00BD6AE5" w:rsidRDefault="00095680" w:rsidP="00A01D6F">
      <w:pPr>
        <w:pStyle w:val="ListParagraph"/>
        <w:numPr>
          <w:ilvl w:val="0"/>
          <w:numId w:val="3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Login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>/senha</w:t>
      </w:r>
      <w:r w:rsidR="00D12DD1" w:rsidRPr="00BD6AE5">
        <w:rPr>
          <w:rFonts w:asciiTheme="minorHAnsi" w:hAnsiTheme="minorHAnsi" w:cstheme="minorHAnsi"/>
          <w:sz w:val="24"/>
          <w:szCs w:val="24"/>
          <w:lang w:val="pt-BR"/>
        </w:rPr>
        <w:t>:</w:t>
      </w:r>
      <w:r w:rsidR="00D12DD1" w:rsidRPr="00BD6AE5">
        <w:rPr>
          <w:rFonts w:asciiTheme="minorHAnsi" w:hAnsiTheme="minorHAnsi" w:cstheme="minorHAnsi"/>
          <w:sz w:val="24"/>
          <w:szCs w:val="24"/>
          <w:lang w:val="pt-BR"/>
        </w:rPr>
        <w:tab/>
        <w:t>fornecidos pela VALE</w:t>
      </w:r>
      <w:r w:rsidR="00625519">
        <w:rPr>
          <w:rFonts w:asciiTheme="minorHAnsi" w:hAnsiTheme="minorHAnsi" w:cstheme="minorHAnsi"/>
          <w:sz w:val="24"/>
          <w:szCs w:val="24"/>
          <w:lang w:val="pt-BR"/>
        </w:rPr>
        <w:t>. Solicitar via 108online</w:t>
      </w:r>
    </w:p>
    <w:p w:rsidR="00095680" w:rsidRPr="00BD6AE5" w:rsidRDefault="00095680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Ferramentas (Versão/Patch/Manual de Referência)</w:t>
      </w:r>
    </w:p>
    <w:p w:rsidR="00095680" w:rsidRPr="00BD6AE5" w:rsidRDefault="00095680" w:rsidP="00A01D6F">
      <w:pPr>
        <w:pStyle w:val="ListParagraph"/>
        <w:numPr>
          <w:ilvl w:val="0"/>
          <w:numId w:val="5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Desenvolvimento</w:t>
      </w:r>
      <w:r w:rsidR="006B5972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Eclipse </w:t>
      </w:r>
      <w:proofErr w:type="spellStart"/>
      <w:r w:rsidR="00D12DD1" w:rsidRPr="00BD6AE5">
        <w:rPr>
          <w:rFonts w:asciiTheme="minorHAnsi" w:hAnsiTheme="minorHAnsi" w:cstheme="minorHAnsi"/>
          <w:sz w:val="24"/>
          <w:szCs w:val="24"/>
          <w:lang w:val="pt-BR"/>
        </w:rPr>
        <w:t>Indigo</w:t>
      </w:r>
      <w:proofErr w:type="spellEnd"/>
    </w:p>
    <w:p w:rsidR="00095680" w:rsidRPr="00BD6AE5" w:rsidRDefault="00095680" w:rsidP="00A01D6F">
      <w:pPr>
        <w:pStyle w:val="ListParagraph"/>
        <w:numPr>
          <w:ilvl w:val="0"/>
          <w:numId w:val="5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Acesso ao BD</w:t>
      </w:r>
      <w:r w:rsidR="006B5972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Oracle SQL </w:t>
      </w:r>
      <w:proofErr w:type="spellStart"/>
      <w:r w:rsidR="006B5972" w:rsidRPr="00BD6AE5">
        <w:rPr>
          <w:rFonts w:asciiTheme="minorHAnsi" w:hAnsiTheme="minorHAnsi" w:cstheme="minorHAnsi"/>
          <w:sz w:val="24"/>
          <w:szCs w:val="24"/>
          <w:lang w:val="pt-BR"/>
        </w:rPr>
        <w:t>Developer</w:t>
      </w:r>
      <w:proofErr w:type="spellEnd"/>
    </w:p>
    <w:p w:rsidR="00095680" w:rsidRPr="00BD6AE5" w:rsidRDefault="00095680" w:rsidP="00A01D6F">
      <w:pPr>
        <w:pStyle w:val="ListParagraph"/>
        <w:numPr>
          <w:ilvl w:val="0"/>
          <w:numId w:val="5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FTP</w:t>
      </w:r>
      <w:r w:rsidR="006B5972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</w:t>
      </w:r>
      <w:proofErr w:type="spellStart"/>
      <w:proofErr w:type="gramStart"/>
      <w:r w:rsidR="006B5972" w:rsidRPr="00BD6AE5">
        <w:rPr>
          <w:rFonts w:asciiTheme="minorHAnsi" w:hAnsiTheme="minorHAnsi" w:cstheme="minorHAnsi"/>
          <w:sz w:val="24"/>
          <w:szCs w:val="24"/>
          <w:lang w:val="pt-BR"/>
        </w:rPr>
        <w:t>FileZila</w:t>
      </w:r>
      <w:proofErr w:type="spellEnd"/>
      <w:proofErr w:type="gramEnd"/>
    </w:p>
    <w:p w:rsidR="00095680" w:rsidRPr="00BD6AE5" w:rsidRDefault="00095680" w:rsidP="00A01D6F">
      <w:pPr>
        <w:pStyle w:val="ListParagraph"/>
        <w:numPr>
          <w:ilvl w:val="0"/>
          <w:numId w:val="5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Outras</w:t>
      </w:r>
      <w:r w:rsidR="006B5972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proofErr w:type="spellStart"/>
      <w:proofErr w:type="gramStart"/>
      <w:r w:rsidR="006B5972" w:rsidRPr="00BD6AE5">
        <w:rPr>
          <w:rFonts w:asciiTheme="minorHAnsi" w:hAnsiTheme="minorHAnsi" w:cstheme="minorHAnsi"/>
          <w:sz w:val="24"/>
          <w:szCs w:val="24"/>
          <w:lang w:val="pt-BR"/>
        </w:rPr>
        <w:t>iReport</w:t>
      </w:r>
      <w:proofErr w:type="spellEnd"/>
      <w:proofErr w:type="gramEnd"/>
      <w:r w:rsidR="006B5972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2.02</w:t>
      </w:r>
    </w:p>
    <w:p w:rsidR="003B2011" w:rsidRPr="00BD6AE5" w:rsidRDefault="003B2011" w:rsidP="003B2011">
      <w:pPr>
        <w:pStyle w:val="ListParagraph"/>
        <w:spacing w:before="0"/>
        <w:rPr>
          <w:rFonts w:asciiTheme="minorHAnsi" w:hAnsiTheme="minorHAnsi" w:cstheme="minorHAnsi"/>
          <w:sz w:val="24"/>
          <w:szCs w:val="24"/>
          <w:lang w:val="pt-BR"/>
        </w:rPr>
      </w:pPr>
    </w:p>
    <w:p w:rsidR="00F35518" w:rsidRPr="00BD6AE5" w:rsidRDefault="00F35518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Tipo de dados armazenados em cada servidor e BD</w:t>
      </w:r>
    </w:p>
    <w:p w:rsidR="00F35518" w:rsidRPr="00625519" w:rsidRDefault="00F35518" w:rsidP="0059579A">
      <w:pPr>
        <w:rPr>
          <w:rFonts w:asciiTheme="minorHAnsi" w:hAnsiTheme="minorHAnsi"/>
          <w:lang w:val="pt-BR"/>
        </w:rPr>
      </w:pPr>
      <w:r w:rsidRPr="00625519">
        <w:rPr>
          <w:rFonts w:asciiTheme="minorHAnsi" w:hAnsiTheme="minorHAnsi"/>
          <w:lang w:val="pt-BR"/>
        </w:rPr>
        <w:t>Código</w:t>
      </w:r>
    </w:p>
    <w:p w:rsidR="00BD6AE5" w:rsidRPr="00BD6AE5" w:rsidRDefault="00F35518" w:rsidP="00BD6AE5">
      <w:pPr>
        <w:rPr>
          <w:rFonts w:asciiTheme="minorHAnsi" w:hAnsiTheme="minorHAnsi"/>
          <w:b/>
          <w:lang w:val="pt-BR"/>
        </w:rPr>
      </w:pPr>
      <w:r w:rsidRPr="00BD6AE5">
        <w:rPr>
          <w:rFonts w:asciiTheme="minorHAnsi" w:hAnsiTheme="minorHAnsi" w:cstheme="minorHAnsi"/>
          <w:b/>
          <w:sz w:val="24"/>
          <w:szCs w:val="24"/>
          <w:lang w:val="pt-BR"/>
        </w:rPr>
        <w:t>Padrão de comentários</w:t>
      </w:r>
    </w:p>
    <w:p w:rsidR="00BD6AE5" w:rsidRPr="00BD6AE5" w:rsidRDefault="00BD6AE5" w:rsidP="00BD6AE5">
      <w:pPr>
        <w:ind w:left="360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.</w:t>
      </w:r>
      <w:proofErr w:type="spellStart"/>
      <w:proofErr w:type="gramStart"/>
      <w:r w:rsidRPr="00BD6AE5">
        <w:rPr>
          <w:rFonts w:asciiTheme="minorHAnsi" w:hAnsiTheme="minorHAnsi"/>
          <w:lang w:val="pt-BR"/>
        </w:rPr>
        <w:t>java</w:t>
      </w:r>
      <w:proofErr w:type="spellEnd"/>
      <w:proofErr w:type="gramEnd"/>
    </w:p>
    <w:p w:rsidR="00BD6AE5" w:rsidRPr="00625519" w:rsidRDefault="00BD6AE5" w:rsidP="00BD6AE5">
      <w:pPr>
        <w:ind w:left="720"/>
        <w:rPr>
          <w:rFonts w:asciiTheme="minorHAnsi" w:hAnsiTheme="minorHAnsi"/>
          <w:color w:val="76923C" w:themeColor="accent3" w:themeShade="BF"/>
          <w:lang w:val="pt-BR"/>
        </w:rPr>
      </w:pPr>
      <w:r w:rsidRPr="00625519">
        <w:rPr>
          <w:rFonts w:asciiTheme="minorHAnsi" w:hAnsiTheme="minorHAnsi"/>
          <w:color w:val="76923C" w:themeColor="accent3" w:themeShade="BF"/>
          <w:lang w:val="pt-BR"/>
        </w:rPr>
        <w:t>//</w:t>
      </w:r>
    </w:p>
    <w:p w:rsidR="00BD6AE5" w:rsidRPr="00625519" w:rsidRDefault="00BD6AE5" w:rsidP="00BD6AE5">
      <w:pPr>
        <w:ind w:left="720"/>
        <w:rPr>
          <w:rFonts w:asciiTheme="minorHAnsi" w:hAnsiTheme="minorHAnsi"/>
          <w:color w:val="76923C" w:themeColor="accent3" w:themeShade="BF"/>
          <w:lang w:val="pt-BR"/>
        </w:rPr>
      </w:pPr>
      <w:r w:rsidRPr="00625519">
        <w:rPr>
          <w:rFonts w:asciiTheme="minorHAnsi" w:hAnsiTheme="minorHAnsi"/>
          <w:color w:val="76923C" w:themeColor="accent3" w:themeShade="BF"/>
          <w:lang w:val="pt-BR"/>
        </w:rPr>
        <w:t>/**</w:t>
      </w:r>
      <w:proofErr w:type="gramStart"/>
      <w:r w:rsidRPr="00625519">
        <w:rPr>
          <w:rFonts w:asciiTheme="minorHAnsi" w:hAnsiTheme="minorHAnsi"/>
          <w:color w:val="76923C" w:themeColor="accent3" w:themeShade="BF"/>
          <w:lang w:val="pt-BR"/>
        </w:rPr>
        <w:t xml:space="preserve">  </w:t>
      </w:r>
      <w:proofErr w:type="gramEnd"/>
      <w:r w:rsidRPr="00625519">
        <w:rPr>
          <w:rFonts w:asciiTheme="minorHAnsi" w:hAnsiTheme="minorHAnsi"/>
          <w:color w:val="76923C" w:themeColor="accent3" w:themeShade="BF"/>
          <w:lang w:val="pt-BR"/>
        </w:rPr>
        <w:t>*/</w:t>
      </w:r>
    </w:p>
    <w:p w:rsidR="00BD6AE5" w:rsidRPr="00625519" w:rsidRDefault="00BD6AE5" w:rsidP="00BD6AE5">
      <w:pPr>
        <w:ind w:left="720"/>
        <w:rPr>
          <w:rFonts w:asciiTheme="minorHAnsi" w:hAnsiTheme="minorHAnsi"/>
          <w:color w:val="76923C" w:themeColor="accent3" w:themeShade="BF"/>
          <w:lang w:val="pt-BR"/>
        </w:rPr>
      </w:pPr>
      <w:r w:rsidRPr="00625519">
        <w:rPr>
          <w:rFonts w:asciiTheme="minorHAnsi" w:hAnsiTheme="minorHAnsi"/>
          <w:color w:val="76923C" w:themeColor="accent3" w:themeShade="BF"/>
          <w:lang w:val="pt-BR"/>
        </w:rPr>
        <w:t>/*</w:t>
      </w:r>
      <w:proofErr w:type="gramStart"/>
      <w:r w:rsidRPr="00625519">
        <w:rPr>
          <w:rFonts w:asciiTheme="minorHAnsi" w:hAnsiTheme="minorHAnsi"/>
          <w:color w:val="76923C" w:themeColor="accent3" w:themeShade="BF"/>
          <w:lang w:val="pt-BR"/>
        </w:rPr>
        <w:t xml:space="preserve">  </w:t>
      </w:r>
      <w:proofErr w:type="gramEnd"/>
      <w:r w:rsidRPr="00625519">
        <w:rPr>
          <w:rFonts w:asciiTheme="minorHAnsi" w:hAnsiTheme="minorHAnsi"/>
          <w:color w:val="76923C" w:themeColor="accent3" w:themeShade="BF"/>
          <w:lang w:val="pt-BR"/>
        </w:rPr>
        <w:t>*/</w:t>
      </w:r>
    </w:p>
    <w:p w:rsidR="00BD6AE5" w:rsidRPr="00BD6AE5" w:rsidRDefault="00BD6AE5" w:rsidP="00BD6AE5">
      <w:pPr>
        <w:ind w:left="360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.</w:t>
      </w:r>
      <w:proofErr w:type="spellStart"/>
      <w:r w:rsidRPr="00BD6AE5">
        <w:rPr>
          <w:rFonts w:asciiTheme="minorHAnsi" w:hAnsiTheme="minorHAnsi"/>
          <w:lang w:val="pt-BR"/>
        </w:rPr>
        <w:t>jsp</w:t>
      </w:r>
      <w:proofErr w:type="spellEnd"/>
      <w:proofErr w:type="gramStart"/>
      <w:r w:rsidRPr="00BD6AE5">
        <w:rPr>
          <w:rFonts w:asciiTheme="minorHAnsi" w:hAnsiTheme="minorHAnsi"/>
          <w:lang w:val="pt-BR"/>
        </w:rPr>
        <w:t>, .</w:t>
      </w:r>
      <w:proofErr w:type="spellStart"/>
      <w:proofErr w:type="gramEnd"/>
      <w:r w:rsidRPr="00BD6AE5">
        <w:rPr>
          <w:rFonts w:asciiTheme="minorHAnsi" w:hAnsiTheme="minorHAnsi"/>
          <w:lang w:val="pt-BR"/>
        </w:rPr>
        <w:t>html</w:t>
      </w:r>
      <w:proofErr w:type="spellEnd"/>
      <w:r w:rsidRPr="00BD6AE5">
        <w:rPr>
          <w:rFonts w:asciiTheme="minorHAnsi" w:hAnsiTheme="minorHAnsi"/>
          <w:lang w:val="pt-BR"/>
        </w:rPr>
        <w:t xml:space="preserve"> e .</w:t>
      </w:r>
      <w:proofErr w:type="spellStart"/>
      <w:r w:rsidRPr="00BD6AE5">
        <w:rPr>
          <w:rFonts w:asciiTheme="minorHAnsi" w:hAnsiTheme="minorHAnsi"/>
          <w:lang w:val="pt-BR"/>
        </w:rPr>
        <w:t>xml</w:t>
      </w:r>
      <w:proofErr w:type="spellEnd"/>
    </w:p>
    <w:p w:rsidR="00BD6AE5" w:rsidRPr="00625519" w:rsidRDefault="00BD6AE5" w:rsidP="00BD6AE5">
      <w:pPr>
        <w:ind w:left="720"/>
        <w:rPr>
          <w:rFonts w:asciiTheme="minorHAnsi" w:hAnsiTheme="minorHAnsi"/>
          <w:color w:val="76923C" w:themeColor="accent3" w:themeShade="BF"/>
          <w:lang w:val="pt-BR"/>
        </w:rPr>
      </w:pPr>
      <w:r w:rsidRPr="00625519">
        <w:rPr>
          <w:rFonts w:asciiTheme="minorHAnsi" w:hAnsiTheme="minorHAnsi"/>
          <w:color w:val="76923C" w:themeColor="accent3" w:themeShade="BF"/>
          <w:lang w:val="pt-BR"/>
        </w:rPr>
        <w:t>&lt;!-- --&gt;</w:t>
      </w:r>
    </w:p>
    <w:p w:rsidR="00BD6AE5" w:rsidRPr="00BD6AE5" w:rsidRDefault="00F35518" w:rsidP="00BD6AE5">
      <w:p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 w:rsidRPr="00BD6AE5">
        <w:rPr>
          <w:rFonts w:asciiTheme="minorHAnsi" w:hAnsiTheme="minorHAnsi" w:cstheme="minorHAnsi"/>
          <w:b/>
          <w:sz w:val="24"/>
          <w:szCs w:val="24"/>
          <w:lang w:val="pt-BR"/>
        </w:rPr>
        <w:t>Template</w:t>
      </w:r>
      <w:proofErr w:type="spellEnd"/>
      <w:r w:rsidRPr="00BD6AE5">
        <w:rPr>
          <w:rFonts w:asciiTheme="minorHAnsi" w:hAnsiTheme="minorHAnsi" w:cstheme="minorHAnsi"/>
          <w:b/>
          <w:sz w:val="24"/>
          <w:szCs w:val="24"/>
          <w:lang w:val="pt-BR"/>
        </w:rPr>
        <w:t xml:space="preserve"> de codificação</w:t>
      </w:r>
      <w:r w:rsidR="00BA0A94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BD6AE5" w:rsidRPr="00BD6AE5" w:rsidRDefault="00BD6AE5" w:rsidP="00BD6AE5">
      <w:pPr>
        <w:spacing w:before="0"/>
        <w:ind w:firstLine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Fornecido em “Fabrica Vale </w:t>
      </w: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Formatter.</w:t>
      </w:r>
      <w:proofErr w:type="gramEnd"/>
      <w:r w:rsidRPr="00BD6AE5">
        <w:rPr>
          <w:rFonts w:asciiTheme="minorHAnsi" w:hAnsiTheme="minorHAnsi" w:cstheme="minorHAnsi"/>
          <w:sz w:val="24"/>
          <w:szCs w:val="24"/>
          <w:lang w:val="pt-BR"/>
        </w:rPr>
        <w:t>xml”</w:t>
      </w:r>
    </w:p>
    <w:p w:rsidR="00BD6AE5" w:rsidRPr="00BD6AE5" w:rsidRDefault="00BD6AE5" w:rsidP="00BD6AE5">
      <w:pPr>
        <w:spacing w:before="0"/>
        <w:ind w:firstLine="720"/>
        <w:rPr>
          <w:rFonts w:asciiTheme="minorHAnsi" w:hAnsiTheme="minorHAnsi" w:cstheme="minorHAnsi"/>
          <w:sz w:val="24"/>
          <w:szCs w:val="24"/>
          <w:lang w:val="pt-BR"/>
        </w:rPr>
      </w:pPr>
    </w:p>
    <w:p w:rsidR="00BD6AE5" w:rsidRPr="00625519" w:rsidRDefault="00F35518" w:rsidP="00BD6AE5">
      <w:pPr>
        <w:spacing w:before="0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625519">
        <w:rPr>
          <w:rFonts w:asciiTheme="minorHAnsi" w:hAnsiTheme="minorHAnsi" w:cstheme="minorHAnsi"/>
          <w:b/>
          <w:sz w:val="24"/>
          <w:szCs w:val="24"/>
          <w:lang w:val="en-US"/>
        </w:rPr>
        <w:t>Fontes</w:t>
      </w:r>
      <w:proofErr w:type="spellEnd"/>
    </w:p>
    <w:p w:rsidR="00BD6AE5" w:rsidRPr="00BD6AE5" w:rsidRDefault="00BD6AE5" w:rsidP="00BD6AE5">
      <w:pPr>
        <w:spacing w:before="0"/>
        <w:ind w:firstLine="720"/>
        <w:rPr>
          <w:rFonts w:asciiTheme="minorHAnsi" w:hAnsiTheme="minorHAnsi" w:cstheme="minorHAnsi"/>
          <w:sz w:val="24"/>
          <w:szCs w:val="24"/>
          <w:lang w:val="en-US"/>
        </w:rPr>
      </w:pPr>
      <w:r w:rsidRPr="00625519">
        <w:rPr>
          <w:rFonts w:asciiTheme="minorHAnsi" w:hAnsiTheme="minorHAnsi" w:cstheme="minorHAnsi"/>
          <w:color w:val="365F91" w:themeColor="accent1" w:themeShade="BF"/>
          <w:sz w:val="24"/>
          <w:szCs w:val="24"/>
          <w:lang w:val="en-US"/>
        </w:rPr>
        <w:t>http://10.20.136.198:2402/svn/Vale.Vale_Fabrica_DC_Rio/trunk/SGP Web/SOURCE</w:t>
      </w:r>
    </w:p>
    <w:p w:rsidR="00BD6AE5" w:rsidRPr="00625519" w:rsidRDefault="00BD6AE5" w:rsidP="00BD6AE5">
      <w:pPr>
        <w:spacing w:before="0"/>
        <w:rPr>
          <w:rFonts w:asciiTheme="minorHAnsi" w:hAnsiTheme="minorHAnsi" w:cstheme="minorHAnsi"/>
          <w:sz w:val="24"/>
          <w:szCs w:val="24"/>
          <w:lang w:val="en-US"/>
        </w:rPr>
      </w:pPr>
    </w:p>
    <w:p w:rsidR="00BD6AE5" w:rsidRPr="00BD6AE5" w:rsidRDefault="00F35518" w:rsidP="00BD6AE5">
      <w:pPr>
        <w:spacing w:before="0"/>
        <w:rPr>
          <w:rFonts w:asciiTheme="minorHAnsi" w:hAnsiTheme="minorHAnsi" w:cstheme="minorHAnsi"/>
          <w:b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b/>
          <w:sz w:val="24"/>
          <w:szCs w:val="24"/>
          <w:lang w:val="pt-BR"/>
        </w:rPr>
        <w:t>Dicas</w:t>
      </w:r>
    </w:p>
    <w:p w:rsidR="00F35518" w:rsidRPr="00BD6AE5" w:rsidRDefault="00D12DD1" w:rsidP="00BD6AE5">
      <w:p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Salva o projeto, realiza o build com o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ant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builder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do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sgp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-core, depois liga o servidor e realiza o build do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sgp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>-web.</w:t>
      </w:r>
    </w:p>
    <w:p w:rsidR="003B2011" w:rsidRPr="00BD6AE5" w:rsidRDefault="003B2011" w:rsidP="003B2011">
      <w:pPr>
        <w:pStyle w:val="ListParagraph"/>
        <w:spacing w:before="0"/>
        <w:rPr>
          <w:rFonts w:asciiTheme="minorHAnsi" w:hAnsiTheme="minorHAnsi" w:cstheme="minorHAnsi"/>
          <w:sz w:val="24"/>
          <w:szCs w:val="24"/>
          <w:lang w:val="pt-BR"/>
        </w:rPr>
      </w:pPr>
    </w:p>
    <w:p w:rsidR="00BD6AE5" w:rsidRPr="005B449F" w:rsidRDefault="00F35518" w:rsidP="0059579A">
      <w:pPr>
        <w:rPr>
          <w:rFonts w:asciiTheme="minorHAnsi" w:hAnsiTheme="minorHAnsi"/>
          <w:b/>
          <w:lang w:val="pt-BR"/>
        </w:rPr>
      </w:pPr>
      <w:r w:rsidRPr="005B449F">
        <w:rPr>
          <w:rFonts w:asciiTheme="minorHAnsi" w:hAnsiTheme="minorHAnsi"/>
          <w:b/>
          <w:lang w:val="pt-BR"/>
        </w:rPr>
        <w:t>A aplicação gera algum tipo de arquivo que será utilizado em outro ambiente?</w:t>
      </w:r>
    </w:p>
    <w:p w:rsidR="003B2011" w:rsidRPr="00BD6AE5" w:rsidRDefault="00B71618" w:rsidP="005B449F">
      <w:pPr>
        <w:ind w:firstLine="720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Não</w:t>
      </w:r>
    </w:p>
    <w:p w:rsidR="00F35518" w:rsidRPr="005B449F" w:rsidRDefault="00F35518" w:rsidP="0059579A">
      <w:pPr>
        <w:rPr>
          <w:rFonts w:asciiTheme="minorHAnsi" w:hAnsiTheme="minorHAnsi"/>
          <w:b/>
          <w:lang w:val="pt-BR"/>
        </w:rPr>
      </w:pPr>
      <w:r w:rsidRPr="005B449F">
        <w:rPr>
          <w:rFonts w:asciiTheme="minorHAnsi" w:hAnsiTheme="minorHAnsi"/>
          <w:b/>
          <w:lang w:val="pt-BR"/>
        </w:rPr>
        <w:lastRenderedPageBreak/>
        <w:t>A aplicação recebe algum tipo de arquivo que será utilizado no processo?</w:t>
      </w:r>
    </w:p>
    <w:p w:rsidR="003B2011" w:rsidRPr="00BD6AE5" w:rsidRDefault="009A0290" w:rsidP="005B449F">
      <w:pPr>
        <w:ind w:firstLine="720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>Não</w:t>
      </w:r>
    </w:p>
    <w:p w:rsidR="00F35518" w:rsidRPr="005B449F" w:rsidRDefault="00F35518" w:rsidP="0059579A">
      <w:pPr>
        <w:rPr>
          <w:rFonts w:asciiTheme="minorHAnsi" w:hAnsiTheme="minorHAnsi"/>
          <w:b/>
          <w:lang w:val="pt-BR"/>
        </w:rPr>
      </w:pPr>
      <w:r w:rsidRPr="005B449F">
        <w:rPr>
          <w:rFonts w:asciiTheme="minorHAnsi" w:hAnsiTheme="minorHAnsi"/>
          <w:b/>
          <w:lang w:val="pt-BR"/>
        </w:rPr>
        <w:t>Considerações do Ciclo de Vida</w:t>
      </w:r>
    </w:p>
    <w:p w:rsidR="00F35518" w:rsidRPr="00BD6AE5" w:rsidRDefault="005B449F" w:rsidP="005B449F">
      <w:pPr>
        <w:pStyle w:val="ListParagraph"/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>Consultar Tutorial de Instalação e Configuração.</w:t>
      </w:r>
    </w:p>
    <w:p w:rsidR="00CC26DA" w:rsidRPr="00B052AD" w:rsidRDefault="00CC26DA" w:rsidP="0059579A">
      <w:pPr>
        <w:rPr>
          <w:rFonts w:asciiTheme="minorHAnsi" w:hAnsiTheme="minorHAnsi"/>
          <w:b/>
          <w:lang w:val="pt-BR"/>
        </w:rPr>
      </w:pPr>
      <w:r w:rsidRPr="00B052AD">
        <w:rPr>
          <w:rFonts w:asciiTheme="minorHAnsi" w:hAnsiTheme="minorHAnsi"/>
          <w:b/>
          <w:lang w:val="pt-BR"/>
        </w:rPr>
        <w:t>Scripts utilizados</w:t>
      </w:r>
    </w:p>
    <w:p w:rsidR="00CC26DA" w:rsidRPr="005B449F" w:rsidRDefault="005B449F" w:rsidP="005B449F">
      <w:pPr>
        <w:pStyle w:val="ListParagraph"/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5B449F">
        <w:rPr>
          <w:rFonts w:asciiTheme="minorHAnsi" w:hAnsiTheme="minorHAnsi" w:cstheme="minorHAnsi"/>
          <w:sz w:val="24"/>
          <w:szCs w:val="24"/>
          <w:lang w:val="pt-BR"/>
        </w:rPr>
        <w:t xml:space="preserve">Consultar documentação de </w:t>
      </w:r>
      <w:r w:rsidR="00625519">
        <w:rPr>
          <w:rFonts w:asciiTheme="minorHAnsi" w:hAnsiTheme="minorHAnsi" w:cstheme="minorHAnsi"/>
          <w:sz w:val="24"/>
          <w:szCs w:val="24"/>
          <w:lang w:val="pt-BR"/>
        </w:rPr>
        <w:t>e</w:t>
      </w:r>
      <w:r w:rsidRPr="005B449F">
        <w:rPr>
          <w:rFonts w:asciiTheme="minorHAnsi" w:hAnsiTheme="minorHAnsi" w:cstheme="minorHAnsi"/>
          <w:sz w:val="24"/>
          <w:szCs w:val="24"/>
          <w:lang w:val="pt-BR"/>
        </w:rPr>
        <w:t>specificações técnicas</w:t>
      </w:r>
      <w:r w:rsidR="00625519">
        <w:rPr>
          <w:rFonts w:asciiTheme="minorHAnsi" w:hAnsiTheme="minorHAnsi" w:cstheme="minorHAnsi"/>
          <w:sz w:val="24"/>
          <w:szCs w:val="24"/>
          <w:lang w:val="pt-BR"/>
        </w:rPr>
        <w:t xml:space="preserve"> 583</w:t>
      </w:r>
    </w:p>
    <w:p w:rsidR="00CC26DA" w:rsidRPr="00625519" w:rsidRDefault="00CC26DA" w:rsidP="0059579A">
      <w:pPr>
        <w:rPr>
          <w:rFonts w:asciiTheme="minorHAnsi" w:hAnsiTheme="minorHAnsi"/>
          <w:b/>
          <w:lang w:val="pt-BR"/>
        </w:rPr>
      </w:pPr>
      <w:r w:rsidRPr="00625519">
        <w:rPr>
          <w:rFonts w:asciiTheme="minorHAnsi" w:hAnsiTheme="minorHAnsi"/>
          <w:b/>
          <w:lang w:val="pt-BR"/>
        </w:rPr>
        <w:t>Scripts de abertura de chamado</w:t>
      </w:r>
    </w:p>
    <w:p w:rsidR="003B2011" w:rsidRPr="00BD6AE5" w:rsidRDefault="00DF7D93" w:rsidP="00625519">
      <w:pPr>
        <w:ind w:left="1176"/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 xml:space="preserve">Chamados devem ser abertos </w:t>
      </w:r>
      <w:r w:rsidR="008B45AA" w:rsidRPr="00BD6AE5">
        <w:rPr>
          <w:rFonts w:asciiTheme="minorHAnsi" w:hAnsiTheme="minorHAnsi"/>
          <w:lang w:val="pt-BR"/>
        </w:rPr>
        <w:t>através do</w:t>
      </w:r>
      <w:r w:rsidRPr="00BD6AE5">
        <w:rPr>
          <w:rFonts w:asciiTheme="minorHAnsi" w:hAnsiTheme="minorHAnsi"/>
          <w:lang w:val="pt-BR"/>
        </w:rPr>
        <w:t xml:space="preserve"> 108online.</w:t>
      </w:r>
    </w:p>
    <w:p w:rsidR="00CC26DA" w:rsidRPr="00625519" w:rsidRDefault="00CC26DA" w:rsidP="0059579A">
      <w:pPr>
        <w:rPr>
          <w:rFonts w:asciiTheme="minorHAnsi" w:hAnsiTheme="minorHAnsi"/>
          <w:b/>
          <w:lang w:val="pt-BR"/>
        </w:rPr>
      </w:pPr>
      <w:r w:rsidRPr="00625519">
        <w:rPr>
          <w:rFonts w:asciiTheme="minorHAnsi" w:hAnsiTheme="minorHAnsi"/>
          <w:b/>
          <w:lang w:val="pt-BR"/>
        </w:rPr>
        <w:t>Configurações</w:t>
      </w:r>
    </w:p>
    <w:p w:rsidR="00CC26DA" w:rsidRPr="005B449F" w:rsidRDefault="007B20D5" w:rsidP="007B20D5">
      <w:pPr>
        <w:pStyle w:val="ListParagraph"/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5B449F">
        <w:rPr>
          <w:rFonts w:asciiTheme="minorHAnsi" w:hAnsiTheme="minorHAnsi" w:cstheme="minorHAnsi"/>
          <w:sz w:val="24"/>
          <w:szCs w:val="24"/>
          <w:lang w:val="pt-BR"/>
        </w:rPr>
        <w:t>Consultar documento de Tutorial para Instalação e Configuração</w:t>
      </w:r>
    </w:p>
    <w:p w:rsidR="00C4545F" w:rsidRPr="00BD6AE5" w:rsidRDefault="00C4545F">
      <w:p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br w:type="page"/>
      </w:r>
    </w:p>
    <w:p w:rsidR="00C3644B" w:rsidRPr="00BD6AE5" w:rsidRDefault="00FF0EBD" w:rsidP="00FF5B74">
      <w:pPr>
        <w:pStyle w:val="Heading1"/>
        <w:rPr>
          <w:rFonts w:asciiTheme="minorHAnsi" w:hAnsiTheme="minorHAnsi" w:cstheme="minorHAnsi"/>
          <w:lang w:val="pt-BR"/>
        </w:rPr>
      </w:pPr>
      <w:bookmarkStart w:id="33" w:name="_Toc361124040"/>
      <w:r w:rsidRPr="00BD6AE5">
        <w:rPr>
          <w:rFonts w:asciiTheme="minorHAnsi" w:hAnsiTheme="minorHAnsi" w:cstheme="minorHAnsi"/>
          <w:lang w:val="pt-BR"/>
        </w:rPr>
        <w:lastRenderedPageBreak/>
        <w:t xml:space="preserve">Infra </w:t>
      </w:r>
      <w:r w:rsidR="00C3644B" w:rsidRPr="00BD6AE5">
        <w:rPr>
          <w:rFonts w:asciiTheme="minorHAnsi" w:hAnsiTheme="minorHAnsi" w:cstheme="minorHAnsi"/>
          <w:lang w:val="pt-BR"/>
        </w:rPr>
        <w:t xml:space="preserve">Estrutura </w:t>
      </w:r>
      <w:r w:rsidR="00255E00" w:rsidRPr="00BD6AE5">
        <w:rPr>
          <w:rFonts w:asciiTheme="minorHAnsi" w:hAnsiTheme="minorHAnsi" w:cstheme="minorHAnsi"/>
          <w:lang w:val="pt-BR"/>
        </w:rPr>
        <w:t>de Banco de Dados</w:t>
      </w:r>
      <w:bookmarkEnd w:id="33"/>
    </w:p>
    <w:p w:rsidR="00095680" w:rsidRPr="00BD6AE5" w:rsidRDefault="00095680" w:rsidP="0059579A">
      <w:pPr>
        <w:rPr>
          <w:rFonts w:asciiTheme="minorHAnsi" w:hAnsiTheme="minorHAnsi"/>
        </w:rPr>
      </w:pPr>
      <w:proofErr w:type="spellStart"/>
      <w:r w:rsidRPr="00BD6AE5">
        <w:rPr>
          <w:rFonts w:asciiTheme="minorHAnsi" w:hAnsiTheme="minorHAnsi"/>
        </w:rPr>
        <w:t>Instâncias</w:t>
      </w:r>
      <w:proofErr w:type="spellEnd"/>
      <w:r w:rsidRPr="00BD6AE5">
        <w:rPr>
          <w:rFonts w:asciiTheme="minorHAnsi" w:hAnsiTheme="minorHAnsi"/>
        </w:rPr>
        <w:t xml:space="preserve"> de BD</w:t>
      </w:r>
    </w:p>
    <w:p w:rsidR="00A272B7" w:rsidRPr="00BD6AE5" w:rsidRDefault="00964790" w:rsidP="00964790">
      <w:pPr>
        <w:pStyle w:val="ListParagraph"/>
        <w:numPr>
          <w:ilvl w:val="0"/>
          <w:numId w:val="20"/>
        </w:numPr>
        <w:rPr>
          <w:rFonts w:asciiTheme="minorHAnsi" w:hAnsiTheme="minorHAnsi"/>
          <w:sz w:val="24"/>
          <w:szCs w:val="24"/>
          <w:lang w:val="pt-BR"/>
        </w:rPr>
      </w:pPr>
      <w:r w:rsidRPr="00BD6AE5">
        <w:rPr>
          <w:rFonts w:asciiTheme="minorHAnsi" w:hAnsiTheme="minorHAnsi"/>
          <w:sz w:val="24"/>
          <w:szCs w:val="24"/>
          <w:lang w:val="pt-BR"/>
        </w:rPr>
        <w:t>Servidor / IP</w:t>
      </w:r>
      <w:r w:rsidR="00A272B7" w:rsidRPr="00BD6AE5">
        <w:rPr>
          <w:rFonts w:asciiTheme="minorHAnsi" w:hAnsiTheme="minorHAnsi"/>
          <w:sz w:val="24"/>
          <w:szCs w:val="24"/>
          <w:lang w:val="pt-BR"/>
        </w:rPr>
        <w:t>:</w:t>
      </w:r>
      <w:r w:rsidR="00A272B7" w:rsidRPr="00BD6AE5">
        <w:rPr>
          <w:rFonts w:asciiTheme="minorHAnsi" w:hAnsiTheme="minorHAnsi"/>
          <w:sz w:val="24"/>
          <w:szCs w:val="24"/>
          <w:lang w:val="pt-BR"/>
        </w:rPr>
        <w:tab/>
      </w:r>
    </w:p>
    <w:p w:rsidR="00964790" w:rsidRPr="00BD6AE5" w:rsidRDefault="00A272B7" w:rsidP="00A272B7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  <w:szCs w:val="24"/>
          <w:lang w:val="pt-BR"/>
        </w:rPr>
      </w:pPr>
      <w:r w:rsidRPr="00BD6AE5">
        <w:rPr>
          <w:rFonts w:asciiTheme="minorHAnsi" w:hAnsiTheme="minorHAnsi"/>
          <w:sz w:val="24"/>
          <w:szCs w:val="24"/>
          <w:lang w:val="pt-BR"/>
        </w:rPr>
        <w:t>(DSV</w:t>
      </w:r>
      <w:proofErr w:type="gramStart"/>
      <w:r w:rsidRPr="00BD6AE5">
        <w:rPr>
          <w:rFonts w:asciiTheme="minorHAnsi" w:hAnsiTheme="minorHAnsi"/>
          <w:sz w:val="24"/>
          <w:szCs w:val="24"/>
          <w:lang w:val="pt-BR"/>
        </w:rPr>
        <w:t>)</w:t>
      </w:r>
      <w:proofErr w:type="gramEnd"/>
      <w:r w:rsidRPr="00BD6AE5">
        <w:rPr>
          <w:rFonts w:asciiTheme="minorHAnsi" w:hAnsiTheme="minorHAnsi"/>
          <w:sz w:val="24"/>
          <w:szCs w:val="24"/>
          <w:lang w:val="pt-BR"/>
        </w:rPr>
        <w:tab/>
      </w:r>
      <w:r w:rsidR="00964790" w:rsidRPr="00BD6AE5">
        <w:rPr>
          <w:rFonts w:asciiTheme="minorHAnsi" w:hAnsiTheme="minorHAnsi"/>
          <w:sz w:val="24"/>
          <w:szCs w:val="24"/>
          <w:lang w:val="pt-BR"/>
        </w:rPr>
        <w:t>ORA-DVTE-01/ 172.22.12.61</w:t>
      </w:r>
    </w:p>
    <w:p w:rsidR="005B449F" w:rsidRDefault="00A272B7" w:rsidP="005B449F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  <w:szCs w:val="24"/>
          <w:lang w:val="pt-BR"/>
        </w:rPr>
      </w:pPr>
      <w:r w:rsidRPr="00BD6AE5">
        <w:rPr>
          <w:rFonts w:asciiTheme="minorHAnsi" w:hAnsiTheme="minorHAnsi"/>
          <w:sz w:val="24"/>
          <w:szCs w:val="24"/>
          <w:lang w:val="pt-BR"/>
        </w:rPr>
        <w:t>(HOM</w:t>
      </w:r>
      <w:proofErr w:type="gramStart"/>
      <w:r w:rsidRPr="00BD6AE5">
        <w:rPr>
          <w:rFonts w:asciiTheme="minorHAnsi" w:hAnsiTheme="minorHAnsi"/>
          <w:sz w:val="24"/>
          <w:szCs w:val="24"/>
          <w:lang w:val="pt-BR"/>
        </w:rPr>
        <w:t>)</w:t>
      </w:r>
      <w:proofErr w:type="gramEnd"/>
      <w:r w:rsidRPr="00BD6AE5">
        <w:rPr>
          <w:rFonts w:asciiTheme="minorHAnsi" w:hAnsiTheme="minorHAnsi"/>
          <w:sz w:val="24"/>
          <w:szCs w:val="24"/>
          <w:lang w:val="pt-BR"/>
        </w:rPr>
        <w:tab/>
        <w:t>hombdor13, hombdor14/ 172.22.12.90</w:t>
      </w:r>
    </w:p>
    <w:p w:rsidR="005B449F" w:rsidRPr="00BD6AE5" w:rsidRDefault="005B449F" w:rsidP="005B449F">
      <w:pPr>
        <w:pStyle w:val="ListParagraph"/>
        <w:numPr>
          <w:ilvl w:val="0"/>
          <w:numId w:val="20"/>
        </w:numPr>
        <w:rPr>
          <w:rFonts w:asciiTheme="minorHAnsi" w:hAnsiTheme="minorHAnsi"/>
          <w:sz w:val="24"/>
          <w:szCs w:val="24"/>
          <w:lang w:val="pt-BR"/>
        </w:rPr>
      </w:pPr>
      <w:proofErr w:type="spellStart"/>
      <w:proofErr w:type="gramStart"/>
      <w:r w:rsidRPr="00BD6AE5">
        <w:rPr>
          <w:rFonts w:asciiTheme="minorHAnsi" w:hAnsiTheme="minorHAnsi"/>
          <w:sz w:val="24"/>
          <w:szCs w:val="24"/>
          <w:lang w:val="pt-BR"/>
        </w:rPr>
        <w:t>tnsnames</w:t>
      </w:r>
      <w:proofErr w:type="spellEnd"/>
      <w:proofErr w:type="gramEnd"/>
      <w:r w:rsidRPr="00BD6AE5">
        <w:rPr>
          <w:rFonts w:asciiTheme="minorHAnsi" w:hAnsiTheme="minorHAnsi"/>
          <w:sz w:val="24"/>
          <w:szCs w:val="24"/>
          <w:lang w:val="pt-BR"/>
        </w:rPr>
        <w:t>:</w:t>
      </w:r>
    </w:p>
    <w:p w:rsidR="005B449F" w:rsidRPr="00BD6AE5" w:rsidRDefault="005B449F" w:rsidP="005B449F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  <w:szCs w:val="24"/>
          <w:lang w:val="pt-BR"/>
        </w:rPr>
      </w:pPr>
      <w:r w:rsidRPr="00BD6AE5">
        <w:rPr>
          <w:rFonts w:asciiTheme="minorHAnsi" w:hAnsiTheme="minorHAnsi"/>
          <w:sz w:val="24"/>
          <w:szCs w:val="24"/>
          <w:lang w:val="pt-BR"/>
        </w:rPr>
        <w:t xml:space="preserve">(DSV) </w:t>
      </w:r>
      <w:proofErr w:type="gramStart"/>
      <w:r w:rsidRPr="00BD6AE5">
        <w:rPr>
          <w:rFonts w:asciiTheme="minorHAnsi" w:hAnsiTheme="minorHAnsi"/>
          <w:sz w:val="24"/>
          <w:szCs w:val="24"/>
          <w:lang w:val="pt-BR"/>
        </w:rPr>
        <w:t>ORADVTE.</w:t>
      </w:r>
      <w:proofErr w:type="gramEnd"/>
      <w:r w:rsidRPr="00BD6AE5">
        <w:rPr>
          <w:rFonts w:asciiTheme="minorHAnsi" w:hAnsiTheme="minorHAnsi"/>
          <w:sz w:val="24"/>
          <w:szCs w:val="24"/>
          <w:lang w:val="pt-BR"/>
        </w:rPr>
        <w:t>CVRD.BR</w:t>
      </w:r>
    </w:p>
    <w:p w:rsidR="005B449F" w:rsidRPr="00BD6AE5" w:rsidRDefault="005B449F" w:rsidP="005B449F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  <w:szCs w:val="24"/>
          <w:lang w:val="pt-BR"/>
        </w:rPr>
      </w:pPr>
      <w:r w:rsidRPr="00BD6AE5">
        <w:rPr>
          <w:rFonts w:asciiTheme="minorHAnsi" w:hAnsiTheme="minorHAnsi"/>
          <w:sz w:val="24"/>
          <w:szCs w:val="24"/>
          <w:lang w:val="pt-BR"/>
        </w:rPr>
        <w:t xml:space="preserve">(HOM) </w:t>
      </w:r>
      <w:proofErr w:type="gramStart"/>
      <w:r w:rsidRPr="00BD6AE5">
        <w:rPr>
          <w:rFonts w:asciiTheme="minorHAnsi" w:hAnsiTheme="minorHAnsi"/>
          <w:sz w:val="24"/>
          <w:szCs w:val="24"/>
          <w:lang w:val="pt-BR"/>
        </w:rPr>
        <w:t>ORAHVTE.</w:t>
      </w:r>
      <w:proofErr w:type="gramEnd"/>
      <w:r w:rsidRPr="00BD6AE5">
        <w:rPr>
          <w:rFonts w:asciiTheme="minorHAnsi" w:hAnsiTheme="minorHAnsi"/>
          <w:sz w:val="24"/>
          <w:szCs w:val="24"/>
          <w:lang w:val="pt-BR"/>
        </w:rPr>
        <w:t>CVRD.BR</w:t>
      </w:r>
    </w:p>
    <w:p w:rsidR="00D87843" w:rsidRPr="00BD6AE5" w:rsidRDefault="00D87843" w:rsidP="00964790">
      <w:pPr>
        <w:pStyle w:val="ListParagraph"/>
        <w:numPr>
          <w:ilvl w:val="0"/>
          <w:numId w:val="20"/>
        </w:numPr>
        <w:rPr>
          <w:rFonts w:asciiTheme="minorHAnsi" w:hAnsiTheme="minorHAnsi"/>
          <w:sz w:val="24"/>
          <w:szCs w:val="24"/>
          <w:lang w:val="pt-BR"/>
        </w:rPr>
      </w:pPr>
      <w:r w:rsidRPr="00BD6AE5">
        <w:rPr>
          <w:rFonts w:asciiTheme="minorHAnsi" w:hAnsiTheme="minorHAnsi"/>
          <w:sz w:val="24"/>
          <w:szCs w:val="24"/>
          <w:lang w:val="pt-BR"/>
        </w:rPr>
        <w:t xml:space="preserve">Sistema Operacional: </w:t>
      </w:r>
      <w:r w:rsidR="00A272B7" w:rsidRPr="00BD6AE5">
        <w:rPr>
          <w:rFonts w:asciiTheme="minorHAnsi" w:hAnsiTheme="minorHAnsi"/>
          <w:sz w:val="24"/>
          <w:szCs w:val="24"/>
          <w:lang w:val="pt-BR"/>
        </w:rPr>
        <w:t xml:space="preserve">Compaq Unix / Tru64 </w:t>
      </w:r>
      <w:proofErr w:type="gramStart"/>
      <w:r w:rsidR="00A272B7" w:rsidRPr="00BD6AE5">
        <w:rPr>
          <w:rFonts w:asciiTheme="minorHAnsi" w:hAnsiTheme="minorHAnsi"/>
          <w:sz w:val="24"/>
          <w:szCs w:val="24"/>
          <w:lang w:val="pt-BR"/>
        </w:rPr>
        <w:t>5.1.</w:t>
      </w:r>
      <w:proofErr w:type="gramEnd"/>
      <w:r w:rsidR="00A272B7" w:rsidRPr="00BD6AE5">
        <w:rPr>
          <w:rFonts w:asciiTheme="minorHAnsi" w:hAnsiTheme="minorHAnsi"/>
          <w:sz w:val="24"/>
          <w:szCs w:val="24"/>
          <w:lang w:val="pt-BR"/>
        </w:rPr>
        <w:t>B ou Sun Solaris 9</w:t>
      </w:r>
    </w:p>
    <w:p w:rsidR="00964790" w:rsidRPr="00BD6AE5" w:rsidRDefault="00A272B7" w:rsidP="00A272B7">
      <w:pPr>
        <w:pStyle w:val="ListParagraph"/>
        <w:numPr>
          <w:ilvl w:val="0"/>
          <w:numId w:val="20"/>
        </w:numPr>
        <w:rPr>
          <w:rFonts w:asciiTheme="minorHAnsi" w:hAnsiTheme="minorHAnsi"/>
          <w:sz w:val="24"/>
          <w:szCs w:val="24"/>
          <w:lang w:val="pt-BR"/>
        </w:rPr>
      </w:pPr>
      <w:r w:rsidRPr="00BD6AE5">
        <w:rPr>
          <w:rFonts w:asciiTheme="minorHAnsi" w:hAnsiTheme="minorHAnsi"/>
          <w:sz w:val="24"/>
          <w:szCs w:val="24"/>
          <w:lang w:val="pt-BR"/>
        </w:rPr>
        <w:t>ODBC: Oracle Server 10.1.</w:t>
      </w:r>
      <w:r w:rsidR="00803618" w:rsidRPr="00BD6AE5">
        <w:rPr>
          <w:rFonts w:asciiTheme="minorHAnsi" w:hAnsiTheme="minorHAnsi"/>
          <w:sz w:val="24"/>
          <w:szCs w:val="24"/>
          <w:lang w:val="pt-BR"/>
        </w:rPr>
        <w:t>0.3</w:t>
      </w:r>
    </w:p>
    <w:p w:rsidR="003B2011" w:rsidRPr="00BD6AE5" w:rsidRDefault="003B2011" w:rsidP="00161404">
      <w:p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</w:p>
    <w:p w:rsidR="00713DE0" w:rsidRPr="00BD6AE5" w:rsidRDefault="00713DE0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 xml:space="preserve">Arquivo de propriedades </w:t>
      </w:r>
    </w:p>
    <w:p w:rsidR="005B449F" w:rsidRPr="005B449F" w:rsidRDefault="005B449F" w:rsidP="005B449F">
      <w:pPr>
        <w:pStyle w:val="ListParagraph"/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  <w:r w:rsidRPr="005B449F">
        <w:rPr>
          <w:rFonts w:asciiTheme="minorHAnsi" w:hAnsiTheme="minorHAnsi" w:cstheme="minorHAnsi"/>
          <w:sz w:val="24"/>
          <w:szCs w:val="24"/>
          <w:lang w:val="pt-BR"/>
        </w:rPr>
        <w:t xml:space="preserve"> Consultar documento de Tutorial para Instalação e Configuração</w:t>
      </w:r>
    </w:p>
    <w:p w:rsidR="00095680" w:rsidRPr="0040527E" w:rsidRDefault="00095680" w:rsidP="0059579A">
      <w:pPr>
        <w:rPr>
          <w:rFonts w:asciiTheme="minorHAnsi" w:hAnsiTheme="minorHAnsi"/>
          <w:lang w:val="pt-BR"/>
        </w:rPr>
      </w:pPr>
      <w:r w:rsidRPr="0040527E">
        <w:rPr>
          <w:rFonts w:asciiTheme="minorHAnsi" w:hAnsiTheme="minorHAnsi"/>
          <w:lang w:val="pt-BR"/>
        </w:rPr>
        <w:t>Interfaces</w:t>
      </w:r>
    </w:p>
    <w:p w:rsidR="003B2011" w:rsidRPr="005B449F" w:rsidRDefault="005B449F" w:rsidP="005B449F">
      <w:pPr>
        <w:pStyle w:val="ListParagraph"/>
        <w:spacing w:before="0"/>
        <w:ind w:left="630"/>
        <w:rPr>
          <w:lang w:val="pt-BR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>Consultar documentação Funcional</w:t>
      </w:r>
    </w:p>
    <w:p w:rsidR="00095680" w:rsidRDefault="00095680" w:rsidP="0059579A">
      <w:pPr>
        <w:rPr>
          <w:rFonts w:asciiTheme="minorHAnsi" w:hAnsiTheme="minorHAnsi"/>
          <w:lang w:val="pt-BR"/>
        </w:rPr>
      </w:pPr>
      <w:r w:rsidRPr="00BD6AE5">
        <w:rPr>
          <w:rFonts w:asciiTheme="minorHAnsi" w:hAnsiTheme="minorHAnsi"/>
          <w:lang w:val="pt-BR"/>
        </w:rPr>
        <w:t xml:space="preserve">Comunicação Interface (Acta / </w:t>
      </w:r>
      <w:proofErr w:type="spellStart"/>
      <w:r w:rsidRPr="00BD6AE5">
        <w:rPr>
          <w:rFonts w:asciiTheme="minorHAnsi" w:hAnsiTheme="minorHAnsi"/>
          <w:lang w:val="pt-BR"/>
        </w:rPr>
        <w:t>Broker</w:t>
      </w:r>
      <w:proofErr w:type="spellEnd"/>
      <w:r w:rsidRPr="00BD6AE5">
        <w:rPr>
          <w:rFonts w:asciiTheme="minorHAnsi" w:hAnsiTheme="minorHAnsi"/>
          <w:lang w:val="pt-BR"/>
        </w:rPr>
        <w:t xml:space="preserve"> / Unix / Web Service / Outros)</w:t>
      </w:r>
    </w:p>
    <w:p w:rsidR="005B449F" w:rsidRPr="005B449F" w:rsidRDefault="005B449F" w:rsidP="005B449F">
      <w:pPr>
        <w:pStyle w:val="ListParagraph"/>
        <w:spacing w:before="0"/>
        <w:ind w:left="630"/>
        <w:rPr>
          <w:lang w:val="pt-BR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>Consultar documentação de integração</w:t>
      </w:r>
    </w:p>
    <w:p w:rsidR="005B449F" w:rsidRPr="00BD6AE5" w:rsidRDefault="005B449F" w:rsidP="0059579A">
      <w:pPr>
        <w:rPr>
          <w:rFonts w:asciiTheme="minorHAnsi" w:hAnsiTheme="minorHAnsi"/>
          <w:lang w:val="pt-BR"/>
        </w:rPr>
      </w:pPr>
    </w:p>
    <w:p w:rsidR="00AE5101" w:rsidRPr="00BD6AE5" w:rsidRDefault="003378D6" w:rsidP="00D0595C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br w:type="page"/>
      </w:r>
    </w:p>
    <w:p w:rsidR="00D0595C" w:rsidRPr="00BD6AE5" w:rsidRDefault="00D0595C" w:rsidP="00D0595C">
      <w:pPr>
        <w:pStyle w:val="Heading1"/>
        <w:rPr>
          <w:rFonts w:asciiTheme="minorHAnsi" w:hAnsiTheme="minorHAnsi" w:cstheme="minorHAnsi"/>
          <w:lang w:val="pt-BR"/>
        </w:rPr>
      </w:pPr>
      <w:bookmarkStart w:id="34" w:name="_Toc361124041"/>
      <w:r w:rsidRPr="00BD6AE5">
        <w:rPr>
          <w:rFonts w:asciiTheme="minorHAnsi" w:hAnsiTheme="minorHAnsi" w:cstheme="minorHAnsi"/>
          <w:lang w:val="pt-BR"/>
        </w:rPr>
        <w:lastRenderedPageBreak/>
        <w:t>Montagem do ambiente</w:t>
      </w:r>
      <w:bookmarkEnd w:id="34"/>
    </w:p>
    <w:p w:rsidR="00D0595C" w:rsidRPr="007B20D5" w:rsidRDefault="00D0595C" w:rsidP="0059579A">
      <w:pPr>
        <w:rPr>
          <w:rFonts w:asciiTheme="minorHAnsi" w:hAnsiTheme="minorHAnsi"/>
          <w:b/>
        </w:rPr>
      </w:pPr>
      <w:proofErr w:type="spellStart"/>
      <w:r w:rsidRPr="007B20D5">
        <w:rPr>
          <w:rFonts w:asciiTheme="minorHAnsi" w:hAnsiTheme="minorHAnsi"/>
          <w:b/>
        </w:rPr>
        <w:t>Repositório</w:t>
      </w:r>
      <w:proofErr w:type="spellEnd"/>
      <w:r w:rsidRPr="007B20D5">
        <w:rPr>
          <w:rFonts w:asciiTheme="minorHAnsi" w:hAnsiTheme="minorHAnsi"/>
          <w:b/>
        </w:rPr>
        <w:t xml:space="preserve"> – Clear Case</w:t>
      </w:r>
    </w:p>
    <w:p w:rsidR="00D0595C" w:rsidRPr="007B20D5" w:rsidRDefault="00D0595C" w:rsidP="00A01D6F">
      <w:pPr>
        <w:pStyle w:val="ListParagraph"/>
        <w:numPr>
          <w:ilvl w:val="0"/>
          <w:numId w:val="4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7B20D5">
        <w:rPr>
          <w:rFonts w:asciiTheme="minorHAnsi" w:hAnsiTheme="minorHAnsi" w:cstheme="minorHAnsi"/>
          <w:sz w:val="24"/>
          <w:szCs w:val="24"/>
          <w:lang w:val="pt-BR"/>
        </w:rPr>
        <w:t>Servidor / IP</w:t>
      </w:r>
      <w:r w:rsidR="007B20D5">
        <w:rPr>
          <w:rFonts w:asciiTheme="minorHAnsi" w:hAnsiTheme="minorHAnsi" w:cstheme="minorHAnsi"/>
          <w:sz w:val="24"/>
          <w:szCs w:val="24"/>
          <w:lang w:val="pt-BR"/>
        </w:rPr>
        <w:t xml:space="preserve"> – Não definido</w:t>
      </w:r>
    </w:p>
    <w:p w:rsidR="00D0595C" w:rsidRPr="007B20D5" w:rsidRDefault="00D0595C" w:rsidP="00A01D6F">
      <w:pPr>
        <w:pStyle w:val="ListParagraph"/>
        <w:numPr>
          <w:ilvl w:val="0"/>
          <w:numId w:val="4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7B20D5">
        <w:rPr>
          <w:rFonts w:asciiTheme="minorHAnsi" w:hAnsiTheme="minorHAnsi" w:cstheme="minorHAnsi"/>
          <w:sz w:val="24"/>
          <w:szCs w:val="24"/>
          <w:lang w:val="pt-BR"/>
        </w:rPr>
        <w:t>Sistema Operacional</w:t>
      </w:r>
      <w:r w:rsidR="007B20D5">
        <w:rPr>
          <w:rFonts w:asciiTheme="minorHAnsi" w:hAnsiTheme="minorHAnsi" w:cstheme="minorHAnsi"/>
          <w:sz w:val="24"/>
          <w:szCs w:val="24"/>
          <w:lang w:val="pt-BR"/>
        </w:rPr>
        <w:t xml:space="preserve"> - Não definido</w:t>
      </w:r>
    </w:p>
    <w:p w:rsidR="00D0595C" w:rsidRPr="007B20D5" w:rsidRDefault="00D0595C" w:rsidP="00A01D6F">
      <w:pPr>
        <w:pStyle w:val="ListParagraph"/>
        <w:numPr>
          <w:ilvl w:val="0"/>
          <w:numId w:val="4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 w:rsidRPr="007B20D5">
        <w:rPr>
          <w:rFonts w:asciiTheme="minorHAnsi" w:hAnsiTheme="minorHAnsi" w:cstheme="minorHAnsi"/>
          <w:sz w:val="24"/>
          <w:szCs w:val="24"/>
          <w:lang w:val="pt-BR"/>
        </w:rPr>
        <w:t>Login</w:t>
      </w:r>
      <w:proofErr w:type="spellEnd"/>
      <w:r w:rsidRPr="007B20D5">
        <w:rPr>
          <w:rFonts w:asciiTheme="minorHAnsi" w:hAnsiTheme="minorHAnsi" w:cstheme="minorHAnsi"/>
          <w:sz w:val="24"/>
          <w:szCs w:val="24"/>
          <w:lang w:val="pt-BR"/>
        </w:rPr>
        <w:t>/senha</w:t>
      </w:r>
      <w:r w:rsidR="007B20D5">
        <w:rPr>
          <w:rFonts w:asciiTheme="minorHAnsi" w:hAnsiTheme="minorHAnsi" w:cstheme="minorHAnsi"/>
          <w:sz w:val="24"/>
          <w:szCs w:val="24"/>
          <w:lang w:val="pt-BR"/>
        </w:rPr>
        <w:t xml:space="preserve"> - Não definido</w:t>
      </w:r>
    </w:p>
    <w:p w:rsidR="00D0595C" w:rsidRPr="007B20D5" w:rsidRDefault="00D0595C" w:rsidP="00A01D6F">
      <w:pPr>
        <w:pStyle w:val="ListParagraph"/>
        <w:numPr>
          <w:ilvl w:val="0"/>
          <w:numId w:val="4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proofErr w:type="gramStart"/>
      <w:r w:rsidRPr="007B20D5">
        <w:rPr>
          <w:rFonts w:asciiTheme="minorHAnsi" w:hAnsiTheme="minorHAnsi" w:cstheme="minorHAnsi"/>
          <w:sz w:val="24"/>
          <w:szCs w:val="24"/>
          <w:lang w:val="pt-BR"/>
        </w:rPr>
        <w:t>Ferramenta</w:t>
      </w:r>
      <w:r w:rsidR="007B20D5">
        <w:rPr>
          <w:rFonts w:asciiTheme="minorHAnsi" w:hAnsiTheme="minorHAnsi" w:cstheme="minorHAnsi"/>
          <w:sz w:val="24"/>
          <w:szCs w:val="24"/>
          <w:lang w:val="pt-BR"/>
        </w:rPr>
        <w:t xml:space="preserve"> - Não definido</w:t>
      </w:r>
      <w:proofErr w:type="gramEnd"/>
    </w:p>
    <w:p w:rsidR="00D0595C" w:rsidRPr="00BD6AE5" w:rsidRDefault="00D0595C" w:rsidP="00D0595C">
      <w:pPr>
        <w:pStyle w:val="ListParagraph"/>
        <w:spacing w:before="0"/>
        <w:rPr>
          <w:rFonts w:asciiTheme="minorHAnsi" w:hAnsiTheme="minorHAnsi" w:cstheme="minorHAnsi"/>
          <w:sz w:val="24"/>
          <w:szCs w:val="24"/>
          <w:lang w:val="pt-BR"/>
        </w:rPr>
      </w:pPr>
    </w:p>
    <w:p w:rsidR="00D0595C" w:rsidRPr="007B20D5" w:rsidRDefault="00D0595C" w:rsidP="0059579A">
      <w:pPr>
        <w:rPr>
          <w:rFonts w:asciiTheme="minorHAnsi" w:hAnsiTheme="minorHAnsi"/>
          <w:b/>
        </w:rPr>
      </w:pPr>
      <w:proofErr w:type="spellStart"/>
      <w:r w:rsidRPr="007B20D5">
        <w:rPr>
          <w:rFonts w:asciiTheme="minorHAnsi" w:hAnsiTheme="minorHAnsi"/>
          <w:b/>
        </w:rPr>
        <w:t>Informações</w:t>
      </w:r>
      <w:proofErr w:type="spellEnd"/>
      <w:r w:rsidRPr="007B20D5">
        <w:rPr>
          <w:rFonts w:asciiTheme="minorHAnsi" w:hAnsiTheme="minorHAnsi"/>
          <w:b/>
        </w:rPr>
        <w:t xml:space="preserve"> </w:t>
      </w:r>
      <w:proofErr w:type="spellStart"/>
      <w:r w:rsidRPr="007B20D5">
        <w:rPr>
          <w:rFonts w:asciiTheme="minorHAnsi" w:hAnsiTheme="minorHAnsi"/>
          <w:b/>
        </w:rPr>
        <w:t>Gerais</w:t>
      </w:r>
      <w:proofErr w:type="spellEnd"/>
    </w:p>
    <w:p w:rsidR="00705A87" w:rsidRPr="00BD6AE5" w:rsidRDefault="00D0595C" w:rsidP="00A01D6F">
      <w:pPr>
        <w:pStyle w:val="ListParagraph"/>
        <w:numPr>
          <w:ilvl w:val="0"/>
          <w:numId w:val="4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Versão do Java </w:t>
      </w:r>
      <w:r w:rsidR="0055298F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- </w:t>
      </w:r>
      <w:r w:rsidR="00B34877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JDK </w:t>
      </w:r>
      <w:r w:rsidR="00705A87" w:rsidRPr="00BD6AE5">
        <w:rPr>
          <w:rFonts w:asciiTheme="minorHAnsi" w:hAnsiTheme="minorHAnsi" w:cstheme="minorHAnsi"/>
          <w:sz w:val="24"/>
          <w:szCs w:val="24"/>
          <w:lang w:val="pt-BR"/>
        </w:rPr>
        <w:t>1.</w:t>
      </w:r>
      <w:r w:rsidR="00106BBC" w:rsidRPr="00BD6AE5">
        <w:rPr>
          <w:rFonts w:asciiTheme="minorHAnsi" w:hAnsiTheme="minorHAnsi" w:cstheme="minorHAnsi"/>
          <w:sz w:val="24"/>
          <w:szCs w:val="24"/>
          <w:lang w:val="pt-BR"/>
        </w:rPr>
        <w:t>5</w:t>
      </w:r>
      <w:r w:rsidR="00B34877" w:rsidRPr="00BD6AE5">
        <w:rPr>
          <w:rFonts w:asciiTheme="minorHAnsi" w:hAnsiTheme="minorHAnsi" w:cstheme="minorHAnsi"/>
          <w:sz w:val="24"/>
          <w:szCs w:val="24"/>
          <w:lang w:val="pt-BR"/>
        </w:rPr>
        <w:t>.0.22</w:t>
      </w:r>
      <w:r w:rsidR="00C61327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e </w:t>
      </w:r>
      <w:r w:rsidR="00B34877" w:rsidRPr="00BD6AE5">
        <w:rPr>
          <w:rFonts w:asciiTheme="minorHAnsi" w:hAnsiTheme="minorHAnsi" w:cstheme="minorHAnsi"/>
          <w:sz w:val="24"/>
          <w:szCs w:val="24"/>
          <w:lang w:val="pt-BR"/>
        </w:rPr>
        <w:t>JRE</w:t>
      </w:r>
      <w:r w:rsidR="00C61327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6</w:t>
      </w:r>
      <w:r w:rsidR="00B34877" w:rsidRPr="00BD6AE5">
        <w:rPr>
          <w:rFonts w:asciiTheme="minorHAnsi" w:hAnsiTheme="minorHAnsi" w:cstheme="minorHAnsi"/>
          <w:sz w:val="24"/>
          <w:szCs w:val="24"/>
          <w:lang w:val="pt-BR"/>
        </w:rPr>
        <w:t>u20</w:t>
      </w:r>
    </w:p>
    <w:p w:rsidR="00705A87" w:rsidRPr="00BD6AE5" w:rsidRDefault="00D0595C" w:rsidP="00A01D6F">
      <w:pPr>
        <w:pStyle w:val="ListParagraph"/>
        <w:numPr>
          <w:ilvl w:val="0"/>
          <w:numId w:val="4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Dlls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/ Plug-ins / Configurações Específicas</w:t>
      </w:r>
      <w:r w:rsidR="00E25EE0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</w:t>
      </w:r>
      <w:r w:rsidR="00705A87" w:rsidRPr="00BD6AE5">
        <w:rPr>
          <w:rFonts w:asciiTheme="minorHAnsi" w:hAnsiTheme="minorHAnsi" w:cstheme="minorHAnsi"/>
          <w:sz w:val="24"/>
          <w:szCs w:val="24"/>
          <w:lang w:val="pt-BR"/>
        </w:rPr>
        <w:t>DarumaFrameWork.dll</w:t>
      </w:r>
      <w:r w:rsidR="000F4DEA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; lebin.dll; </w:t>
      </w:r>
      <w:proofErr w:type="gramStart"/>
      <w:r w:rsidR="000F4DEA" w:rsidRPr="00BD6AE5">
        <w:rPr>
          <w:rFonts w:asciiTheme="minorHAnsi" w:hAnsiTheme="minorHAnsi" w:cstheme="minorHAnsi"/>
          <w:sz w:val="24"/>
          <w:szCs w:val="24"/>
          <w:lang w:val="pt-BR"/>
        </w:rPr>
        <w:t>LeituraMFDBin.dll</w:t>
      </w:r>
      <w:proofErr w:type="gramEnd"/>
    </w:p>
    <w:p w:rsidR="00D0595C" w:rsidRPr="00BD6AE5" w:rsidRDefault="00D0595C" w:rsidP="00A01D6F">
      <w:pPr>
        <w:pStyle w:val="ListParagraph"/>
        <w:numPr>
          <w:ilvl w:val="0"/>
          <w:numId w:val="4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Formato de data/Hora</w:t>
      </w:r>
      <w:r w:rsidR="00E25EE0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ED1783" w:rsidRPr="00BD6AE5">
        <w:rPr>
          <w:rFonts w:asciiTheme="minorHAnsi" w:hAnsiTheme="minorHAnsi" w:cstheme="minorHAnsi"/>
          <w:sz w:val="24"/>
          <w:szCs w:val="24"/>
          <w:lang w:val="pt-BR"/>
        </w:rPr>
        <w:t>‘</w:t>
      </w:r>
      <w:proofErr w:type="spellStart"/>
      <w:r w:rsidR="00ED1783" w:rsidRPr="00BD6AE5">
        <w:rPr>
          <w:rFonts w:asciiTheme="minorHAnsi" w:hAnsiTheme="minorHAnsi" w:cstheme="minorHAnsi"/>
          <w:sz w:val="24"/>
          <w:szCs w:val="24"/>
          <w:lang w:val="pt-BR"/>
        </w:rPr>
        <w:t>dd</w:t>
      </w:r>
      <w:proofErr w:type="spellEnd"/>
      <w:r w:rsidR="00ED1783" w:rsidRPr="00BD6AE5">
        <w:rPr>
          <w:rFonts w:asciiTheme="minorHAnsi" w:hAnsiTheme="minorHAnsi" w:cstheme="minorHAnsi"/>
          <w:sz w:val="24"/>
          <w:szCs w:val="24"/>
          <w:lang w:val="pt-BR"/>
        </w:rPr>
        <w:t>/MM/</w:t>
      </w:r>
      <w:proofErr w:type="spellStart"/>
      <w:r w:rsidR="00ED1783" w:rsidRPr="00BD6AE5">
        <w:rPr>
          <w:rFonts w:asciiTheme="minorHAnsi" w:hAnsiTheme="minorHAnsi" w:cstheme="minorHAnsi"/>
          <w:sz w:val="24"/>
          <w:szCs w:val="24"/>
          <w:lang w:val="pt-BR"/>
        </w:rPr>
        <w:t>yyyy</w:t>
      </w:r>
      <w:proofErr w:type="spellEnd"/>
      <w:r w:rsidR="00ED1783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</w:t>
      </w:r>
      <w:proofErr w:type="spellStart"/>
      <w:proofErr w:type="gramStart"/>
      <w:r w:rsidR="00ED1783" w:rsidRPr="00BD6AE5">
        <w:rPr>
          <w:rFonts w:asciiTheme="minorHAnsi" w:hAnsiTheme="minorHAnsi" w:cstheme="minorHAnsi"/>
          <w:sz w:val="24"/>
          <w:szCs w:val="24"/>
          <w:lang w:val="pt-BR"/>
        </w:rPr>
        <w:t>HH:</w:t>
      </w:r>
      <w:proofErr w:type="gramEnd"/>
      <w:r w:rsidR="00ED1783" w:rsidRPr="00BD6AE5">
        <w:rPr>
          <w:rFonts w:asciiTheme="minorHAnsi" w:hAnsiTheme="minorHAnsi" w:cstheme="minorHAnsi"/>
          <w:sz w:val="24"/>
          <w:szCs w:val="24"/>
          <w:lang w:val="pt-BR"/>
        </w:rPr>
        <w:t>mm:SS</w:t>
      </w:r>
      <w:proofErr w:type="spellEnd"/>
      <w:r w:rsidR="00ED1783" w:rsidRPr="00BD6AE5">
        <w:rPr>
          <w:rFonts w:asciiTheme="minorHAnsi" w:hAnsiTheme="minorHAnsi" w:cstheme="minorHAnsi"/>
          <w:sz w:val="24"/>
          <w:szCs w:val="24"/>
          <w:lang w:val="pt-BR"/>
        </w:rPr>
        <w:t>’</w:t>
      </w:r>
      <w:r w:rsidR="00E25EE0" w:rsidRPr="00BD6AE5">
        <w:rPr>
          <w:rFonts w:asciiTheme="minorHAnsi" w:hAnsiTheme="minorHAnsi" w:cstheme="minorHAnsi"/>
          <w:sz w:val="24"/>
          <w:szCs w:val="24"/>
          <w:lang w:val="pt-BR"/>
        </w:rPr>
        <w:t>.</w:t>
      </w:r>
    </w:p>
    <w:p w:rsidR="00D0595C" w:rsidRPr="00BD6AE5" w:rsidRDefault="00D0595C" w:rsidP="00A01D6F">
      <w:pPr>
        <w:pStyle w:val="ListParagraph"/>
        <w:numPr>
          <w:ilvl w:val="0"/>
          <w:numId w:val="4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Procedimentos para montagem do ambiente</w:t>
      </w:r>
    </w:p>
    <w:p w:rsidR="00D0595C" w:rsidRPr="00BD6AE5" w:rsidRDefault="00D0595C" w:rsidP="00D0595C">
      <w:pPr>
        <w:pStyle w:val="ListParagraph"/>
        <w:tabs>
          <w:tab w:val="left" w:pos="810"/>
        </w:tabs>
        <w:spacing w:before="0"/>
        <w:ind w:left="810"/>
        <w:rPr>
          <w:rFonts w:asciiTheme="minorHAnsi" w:hAnsiTheme="minorHAnsi" w:cstheme="minorHAnsi"/>
          <w:sz w:val="24"/>
          <w:szCs w:val="24"/>
          <w:lang w:val="pt-BR"/>
        </w:rPr>
      </w:pPr>
    </w:p>
    <w:bookmarkStart w:id="35" w:name="_GoBack"/>
    <w:bookmarkStart w:id="36" w:name="_MON_1434281325"/>
    <w:bookmarkEnd w:id="36"/>
    <w:p w:rsidR="00CE1BBC" w:rsidRDefault="0009747E" w:rsidP="007B20D5">
      <w:pPr>
        <w:spacing w:before="0"/>
        <w:jc w:val="center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object w:dxaOrig="1550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34" o:title=""/>
          </v:shape>
          <o:OLEObject Type="Embed" ProgID="Word.Document.8" ShapeID="_x0000_i1025" DrawAspect="Icon" ObjectID="_1436519193" r:id="rId35">
            <o:FieldCodes>\s</o:FieldCodes>
          </o:OLEObject>
        </w:object>
      </w:r>
      <w:bookmarkEnd w:id="35"/>
    </w:p>
    <w:p w:rsidR="00CE1BBC" w:rsidRDefault="00CE1BBC">
      <w:pPr>
        <w:spacing w:before="0"/>
        <w:rPr>
          <w:rFonts w:asciiTheme="minorHAnsi" w:hAnsiTheme="minorHAnsi" w:cstheme="minorHAnsi"/>
          <w:lang w:val="pt-BR"/>
        </w:rPr>
      </w:pPr>
      <w:r>
        <w:rPr>
          <w:rFonts w:asciiTheme="minorHAnsi" w:hAnsiTheme="minorHAnsi" w:cstheme="minorHAnsi"/>
          <w:lang w:val="pt-BR"/>
        </w:rPr>
        <w:br w:type="page"/>
      </w:r>
    </w:p>
    <w:p w:rsidR="00D0595C" w:rsidRPr="00BD6AE5" w:rsidRDefault="00D0595C" w:rsidP="00D0595C">
      <w:pPr>
        <w:pStyle w:val="Heading1"/>
        <w:rPr>
          <w:rFonts w:asciiTheme="minorHAnsi" w:hAnsiTheme="minorHAnsi" w:cstheme="minorHAnsi"/>
          <w:lang w:val="pt-BR"/>
        </w:rPr>
      </w:pPr>
      <w:bookmarkStart w:id="37" w:name="_Toc360725993"/>
      <w:bookmarkStart w:id="38" w:name="_Toc360725994"/>
      <w:bookmarkStart w:id="39" w:name="_Toc360724918"/>
      <w:bookmarkStart w:id="40" w:name="_Toc360725995"/>
      <w:bookmarkStart w:id="41" w:name="_Toc360724919"/>
      <w:bookmarkStart w:id="42" w:name="_Toc360725996"/>
      <w:bookmarkStart w:id="43" w:name="_Toc361124042"/>
      <w:bookmarkEnd w:id="37"/>
      <w:bookmarkEnd w:id="38"/>
      <w:bookmarkEnd w:id="39"/>
      <w:bookmarkEnd w:id="40"/>
      <w:bookmarkEnd w:id="41"/>
      <w:bookmarkEnd w:id="42"/>
      <w:r w:rsidRPr="00BD6AE5">
        <w:rPr>
          <w:rFonts w:asciiTheme="minorHAnsi" w:hAnsiTheme="minorHAnsi" w:cstheme="minorHAnsi"/>
          <w:lang w:val="pt-BR"/>
        </w:rPr>
        <w:lastRenderedPageBreak/>
        <w:t>Processos / Metodologia</w:t>
      </w:r>
      <w:bookmarkEnd w:id="43"/>
    </w:p>
    <w:p w:rsidR="00D0595C" w:rsidRPr="007B20D5" w:rsidRDefault="00D0595C" w:rsidP="0059579A">
      <w:pPr>
        <w:rPr>
          <w:rFonts w:asciiTheme="minorHAnsi" w:hAnsiTheme="minorHAnsi"/>
          <w:b/>
        </w:rPr>
      </w:pPr>
      <w:proofErr w:type="spellStart"/>
      <w:r w:rsidRPr="007B20D5">
        <w:rPr>
          <w:rFonts w:asciiTheme="minorHAnsi" w:hAnsiTheme="minorHAnsi"/>
          <w:b/>
        </w:rPr>
        <w:t>Migração</w:t>
      </w:r>
      <w:proofErr w:type="spellEnd"/>
      <w:r w:rsidRPr="007B20D5">
        <w:rPr>
          <w:rFonts w:asciiTheme="minorHAnsi" w:hAnsiTheme="minorHAnsi"/>
          <w:b/>
        </w:rPr>
        <w:t>/Deploy</w:t>
      </w:r>
    </w:p>
    <w:p w:rsidR="00D0595C" w:rsidRPr="00BD6AE5" w:rsidRDefault="00D0595C" w:rsidP="00A01D6F">
      <w:pPr>
        <w:pStyle w:val="ListParagraph"/>
        <w:numPr>
          <w:ilvl w:val="0"/>
          <w:numId w:val="7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Procedimentos para migrar de ambiente</w:t>
      </w:r>
    </w:p>
    <w:p w:rsidR="00D0595C" w:rsidRPr="00BD6AE5" w:rsidRDefault="005B449F" w:rsidP="005B449F">
      <w:pPr>
        <w:pStyle w:val="ListParagraph"/>
        <w:numPr>
          <w:ilvl w:val="0"/>
          <w:numId w:val="14"/>
        </w:num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 xml:space="preserve">Alterar </w:t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  <w:lang w:val="pt-BR"/>
        </w:rPr>
        <w:t>ApplicationResources</w:t>
      </w:r>
      <w:proofErr w:type="gramEnd"/>
      <w:r>
        <w:rPr>
          <w:rFonts w:asciiTheme="minorHAnsi" w:hAnsiTheme="minorHAnsi" w:cstheme="minorHAnsi"/>
          <w:sz w:val="24"/>
          <w:szCs w:val="24"/>
          <w:lang w:val="pt-BR"/>
        </w:rPr>
        <w:t>.properties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e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config.properties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conforme indicado no Tutorial de Instalação e Configuração.</w:t>
      </w:r>
    </w:p>
    <w:p w:rsidR="00D0595C" w:rsidRPr="00BD6AE5" w:rsidRDefault="00D0595C" w:rsidP="00A01D6F">
      <w:pPr>
        <w:pStyle w:val="ListParagraph"/>
        <w:numPr>
          <w:ilvl w:val="0"/>
          <w:numId w:val="7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HP Service Manager (Exemplo de Mudança)</w:t>
      </w:r>
      <w:r w:rsidR="00D85FE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Enviado no </w:t>
      </w:r>
      <w:proofErr w:type="spellStart"/>
      <w:r w:rsidR="00D85FE1" w:rsidRPr="00BD6AE5">
        <w:rPr>
          <w:rFonts w:asciiTheme="minorHAnsi" w:hAnsiTheme="minorHAnsi" w:cstheme="minorHAnsi"/>
          <w:sz w:val="24"/>
          <w:szCs w:val="24"/>
          <w:lang w:val="pt-BR"/>
        </w:rPr>
        <w:t>email</w:t>
      </w:r>
      <w:proofErr w:type="spellEnd"/>
      <w:r w:rsidR="00D85FE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de KT</w:t>
      </w:r>
      <w:proofErr w:type="gramEnd"/>
    </w:p>
    <w:p w:rsidR="00D0595C" w:rsidRPr="00BD6AE5" w:rsidRDefault="00D0595C" w:rsidP="00A01D6F">
      <w:pPr>
        <w:pStyle w:val="ListParagraph"/>
        <w:numPr>
          <w:ilvl w:val="0"/>
          <w:numId w:val="7"/>
        </w:numPr>
        <w:spacing w:before="0"/>
        <w:ind w:left="900" w:hanging="45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Promoção a Produção (Modelo de PP)</w:t>
      </w:r>
      <w:r w:rsidR="00D85FE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E636B9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Enviado no </w:t>
      </w:r>
      <w:proofErr w:type="spellStart"/>
      <w:r w:rsidR="00E636B9" w:rsidRPr="00BD6AE5">
        <w:rPr>
          <w:rFonts w:asciiTheme="minorHAnsi" w:hAnsiTheme="minorHAnsi" w:cstheme="minorHAnsi"/>
          <w:sz w:val="24"/>
          <w:szCs w:val="24"/>
          <w:lang w:val="pt-BR"/>
        </w:rPr>
        <w:t>email</w:t>
      </w:r>
      <w:proofErr w:type="spellEnd"/>
      <w:r w:rsidR="00E636B9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de KT</w:t>
      </w:r>
    </w:p>
    <w:p w:rsidR="00D0595C" w:rsidRPr="00BD6AE5" w:rsidRDefault="00D0595C" w:rsidP="007B20D5">
      <w:pPr>
        <w:pStyle w:val="ListParagraph"/>
        <w:numPr>
          <w:ilvl w:val="0"/>
          <w:numId w:val="7"/>
        </w:numPr>
        <w:spacing w:before="0"/>
        <w:ind w:left="900" w:hanging="450"/>
        <w:rPr>
          <w:lang w:val="pt-BR"/>
        </w:rPr>
      </w:pP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Sisdeman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(Exemplo de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sisdeman</w:t>
      </w:r>
      <w:proofErr w:type="spellEnd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) </w:t>
      </w:r>
      <w:r w:rsidR="00D85FE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- Informado no </w:t>
      </w:r>
      <w:proofErr w:type="spellStart"/>
      <w:r w:rsidR="00D85FE1" w:rsidRPr="00BD6AE5">
        <w:rPr>
          <w:rFonts w:asciiTheme="minorHAnsi" w:hAnsiTheme="minorHAnsi" w:cstheme="minorHAnsi"/>
          <w:sz w:val="24"/>
          <w:szCs w:val="24"/>
          <w:lang w:val="pt-BR"/>
        </w:rPr>
        <w:t>email</w:t>
      </w:r>
      <w:proofErr w:type="spellEnd"/>
      <w:r w:rsidR="00D85FE1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de KT</w:t>
      </w:r>
    </w:p>
    <w:p w:rsidR="00D0595C" w:rsidRPr="007B20D5" w:rsidRDefault="00D0595C" w:rsidP="0059579A">
      <w:pPr>
        <w:rPr>
          <w:rFonts w:asciiTheme="minorHAnsi" w:hAnsiTheme="minorHAnsi"/>
          <w:b/>
        </w:rPr>
      </w:pPr>
      <w:proofErr w:type="spellStart"/>
      <w:r w:rsidRPr="007B20D5">
        <w:rPr>
          <w:rFonts w:asciiTheme="minorHAnsi" w:hAnsiTheme="minorHAnsi"/>
          <w:b/>
        </w:rPr>
        <w:t>Mapeamento</w:t>
      </w:r>
      <w:proofErr w:type="spellEnd"/>
      <w:r w:rsidRPr="007B20D5">
        <w:rPr>
          <w:rFonts w:asciiTheme="minorHAnsi" w:hAnsiTheme="minorHAnsi"/>
          <w:b/>
        </w:rPr>
        <w:t xml:space="preserve"> </w:t>
      </w:r>
      <w:proofErr w:type="spellStart"/>
      <w:r w:rsidRPr="007B20D5">
        <w:rPr>
          <w:rFonts w:asciiTheme="minorHAnsi" w:hAnsiTheme="minorHAnsi"/>
          <w:b/>
        </w:rPr>
        <w:t>básico</w:t>
      </w:r>
      <w:proofErr w:type="spellEnd"/>
      <w:r w:rsidRPr="007B20D5">
        <w:rPr>
          <w:rFonts w:asciiTheme="minorHAnsi" w:hAnsiTheme="minorHAnsi"/>
          <w:b/>
        </w:rPr>
        <w:t xml:space="preserve"> </w:t>
      </w:r>
      <w:proofErr w:type="spellStart"/>
      <w:r w:rsidRPr="007B20D5">
        <w:rPr>
          <w:rFonts w:asciiTheme="minorHAnsi" w:hAnsiTheme="minorHAnsi"/>
          <w:b/>
        </w:rPr>
        <w:t>papéis</w:t>
      </w:r>
      <w:proofErr w:type="spellEnd"/>
      <w:r w:rsidRPr="007B20D5">
        <w:rPr>
          <w:rFonts w:asciiTheme="minorHAnsi" w:hAnsiTheme="minorHAnsi"/>
          <w:b/>
        </w:rPr>
        <w:t xml:space="preserve"> </w:t>
      </w:r>
      <w:proofErr w:type="spellStart"/>
      <w:r w:rsidRPr="007B20D5">
        <w:rPr>
          <w:rFonts w:asciiTheme="minorHAnsi" w:hAnsiTheme="minorHAnsi"/>
          <w:b/>
        </w:rPr>
        <w:t>responsabilidades</w:t>
      </w:r>
      <w:proofErr w:type="spellEnd"/>
    </w:p>
    <w:p w:rsidR="00D0595C" w:rsidRPr="00BD6AE5" w:rsidRDefault="00D0595C" w:rsidP="00A01D6F">
      <w:pPr>
        <w:pStyle w:val="ListParagraph"/>
        <w:numPr>
          <w:ilvl w:val="0"/>
          <w:numId w:val="2"/>
        </w:numPr>
        <w:spacing w:before="0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Time de desenvolvimento</w:t>
      </w:r>
      <w:r w:rsidR="00B34877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Accenture DC-RJ</w:t>
      </w:r>
    </w:p>
    <w:p w:rsidR="00D0595C" w:rsidRPr="00BD6AE5" w:rsidRDefault="00D0595C" w:rsidP="00A01D6F">
      <w:pPr>
        <w:pStyle w:val="ListParagraph"/>
        <w:numPr>
          <w:ilvl w:val="0"/>
          <w:numId w:val="2"/>
        </w:numPr>
        <w:spacing w:before="0"/>
        <w:ind w:left="720"/>
        <w:rPr>
          <w:rFonts w:asciiTheme="minorHAnsi" w:hAnsiTheme="minorHAnsi" w:cstheme="minorHAnsi"/>
          <w:sz w:val="24"/>
          <w:szCs w:val="24"/>
        </w:rPr>
      </w:pPr>
      <w:proofErr w:type="spellStart"/>
      <w:r w:rsidRPr="00BD6AE5">
        <w:rPr>
          <w:rFonts w:asciiTheme="minorHAnsi" w:hAnsiTheme="minorHAnsi" w:cstheme="minorHAnsi"/>
          <w:sz w:val="24"/>
          <w:szCs w:val="24"/>
        </w:rPr>
        <w:t>Gerência</w:t>
      </w:r>
      <w:proofErr w:type="spellEnd"/>
      <w:r w:rsidRPr="00BD6AE5">
        <w:rPr>
          <w:rFonts w:asciiTheme="minorHAnsi" w:hAnsiTheme="minorHAnsi" w:cstheme="minorHAnsi"/>
          <w:sz w:val="24"/>
          <w:szCs w:val="24"/>
        </w:rPr>
        <w:t xml:space="preserve"> – Vale</w:t>
      </w:r>
    </w:p>
    <w:p w:rsidR="00D0595C" w:rsidRPr="00BD6AE5" w:rsidRDefault="00D0595C" w:rsidP="00A01D6F">
      <w:pPr>
        <w:pStyle w:val="ListParagraph"/>
        <w:numPr>
          <w:ilvl w:val="0"/>
          <w:numId w:val="2"/>
        </w:numPr>
        <w:spacing w:before="0"/>
        <w:ind w:left="720"/>
        <w:rPr>
          <w:rFonts w:asciiTheme="minorHAnsi" w:hAnsiTheme="minorHAnsi" w:cstheme="minorHAnsi"/>
          <w:sz w:val="24"/>
          <w:szCs w:val="24"/>
        </w:rPr>
      </w:pPr>
      <w:proofErr w:type="spellStart"/>
      <w:r w:rsidRPr="00BD6AE5">
        <w:rPr>
          <w:rFonts w:asciiTheme="minorHAnsi" w:hAnsiTheme="minorHAnsi" w:cstheme="minorHAnsi"/>
          <w:sz w:val="24"/>
          <w:szCs w:val="24"/>
        </w:rPr>
        <w:t>Análise</w:t>
      </w:r>
      <w:proofErr w:type="spellEnd"/>
      <w:r w:rsidRPr="00BD6AE5">
        <w:rPr>
          <w:rFonts w:asciiTheme="minorHAnsi" w:hAnsiTheme="minorHAnsi" w:cstheme="minorHAnsi"/>
          <w:sz w:val="24"/>
          <w:szCs w:val="24"/>
        </w:rPr>
        <w:t xml:space="preserve"> do </w:t>
      </w:r>
      <w:proofErr w:type="spellStart"/>
      <w:r w:rsidRPr="00BD6AE5">
        <w:rPr>
          <w:rFonts w:asciiTheme="minorHAnsi" w:hAnsiTheme="minorHAnsi" w:cstheme="minorHAnsi"/>
          <w:sz w:val="24"/>
          <w:szCs w:val="24"/>
        </w:rPr>
        <w:t>produto</w:t>
      </w:r>
      <w:proofErr w:type="spellEnd"/>
      <w:r w:rsidRPr="00BD6AE5">
        <w:rPr>
          <w:rFonts w:asciiTheme="minorHAnsi" w:hAnsiTheme="minorHAnsi" w:cstheme="minorHAnsi"/>
          <w:sz w:val="24"/>
          <w:szCs w:val="24"/>
        </w:rPr>
        <w:t xml:space="preserve"> – Vale</w:t>
      </w:r>
    </w:p>
    <w:p w:rsidR="00D0595C" w:rsidRPr="00BD6AE5" w:rsidRDefault="00D0595C" w:rsidP="00A01D6F">
      <w:pPr>
        <w:pStyle w:val="ListParagraph"/>
        <w:numPr>
          <w:ilvl w:val="0"/>
          <w:numId w:val="2"/>
        </w:numPr>
        <w:spacing w:before="0"/>
        <w:ind w:left="720"/>
        <w:rPr>
          <w:rFonts w:asciiTheme="minorHAnsi" w:hAnsiTheme="minorHAnsi" w:cstheme="minorHAnsi"/>
          <w:sz w:val="24"/>
          <w:szCs w:val="24"/>
        </w:rPr>
      </w:pPr>
      <w:proofErr w:type="spellStart"/>
      <w:r w:rsidRPr="00BD6AE5">
        <w:rPr>
          <w:rFonts w:asciiTheme="minorHAnsi" w:hAnsiTheme="minorHAnsi" w:cstheme="minorHAnsi"/>
          <w:sz w:val="24"/>
          <w:szCs w:val="24"/>
        </w:rPr>
        <w:t>Funcional</w:t>
      </w:r>
      <w:proofErr w:type="spellEnd"/>
      <w:r w:rsidRPr="00BD6AE5">
        <w:rPr>
          <w:rFonts w:asciiTheme="minorHAnsi" w:hAnsiTheme="minorHAnsi" w:cstheme="minorHAnsi"/>
          <w:sz w:val="24"/>
          <w:szCs w:val="24"/>
        </w:rPr>
        <w:t xml:space="preserve"> – Vale</w:t>
      </w:r>
    </w:p>
    <w:p w:rsidR="00D0595C" w:rsidRPr="00BD6AE5" w:rsidRDefault="00D0595C" w:rsidP="00A01D6F">
      <w:pPr>
        <w:pStyle w:val="ListParagraph"/>
        <w:numPr>
          <w:ilvl w:val="0"/>
          <w:numId w:val="2"/>
        </w:numPr>
        <w:spacing w:before="0"/>
        <w:ind w:left="720"/>
        <w:rPr>
          <w:rFonts w:asciiTheme="minorHAnsi" w:hAnsiTheme="minorHAnsi" w:cstheme="minorHAnsi"/>
          <w:sz w:val="24"/>
          <w:szCs w:val="24"/>
        </w:rPr>
      </w:pPr>
      <w:r w:rsidRPr="00BD6AE5">
        <w:rPr>
          <w:rFonts w:asciiTheme="minorHAnsi" w:hAnsiTheme="minorHAnsi" w:cstheme="minorHAnsi"/>
          <w:sz w:val="24"/>
          <w:szCs w:val="24"/>
        </w:rPr>
        <w:t>Onshore Lead – Accenture</w:t>
      </w:r>
    </w:p>
    <w:p w:rsidR="00D0595C" w:rsidRPr="00BD6AE5" w:rsidRDefault="00D0595C" w:rsidP="00A01D6F">
      <w:pPr>
        <w:pStyle w:val="ListParagraph"/>
        <w:numPr>
          <w:ilvl w:val="0"/>
          <w:numId w:val="2"/>
        </w:numPr>
        <w:spacing w:before="0"/>
        <w:ind w:left="720"/>
        <w:rPr>
          <w:rFonts w:asciiTheme="minorHAnsi" w:hAnsiTheme="minorHAnsi" w:cstheme="minorHAnsi"/>
          <w:sz w:val="24"/>
          <w:szCs w:val="24"/>
        </w:rPr>
      </w:pPr>
      <w:r w:rsidRPr="00BD6AE5">
        <w:rPr>
          <w:rFonts w:asciiTheme="minorHAnsi" w:hAnsiTheme="minorHAnsi" w:cstheme="minorHAnsi"/>
          <w:sz w:val="24"/>
          <w:szCs w:val="24"/>
        </w:rPr>
        <w:t>Offshore Lead – Accenture</w:t>
      </w:r>
    </w:p>
    <w:p w:rsidR="00450303" w:rsidRPr="00BD6AE5" w:rsidRDefault="00450303">
      <w:pPr>
        <w:spacing w:before="0"/>
        <w:rPr>
          <w:rFonts w:asciiTheme="minorHAnsi" w:hAnsiTheme="minorHAnsi" w:cstheme="minorHAnsi"/>
          <w:b/>
          <w:kern w:val="28"/>
          <w:sz w:val="28"/>
          <w:lang w:val="pt-BR"/>
        </w:rPr>
      </w:pPr>
      <w:r w:rsidRPr="00BD6AE5">
        <w:rPr>
          <w:rFonts w:asciiTheme="minorHAnsi" w:hAnsiTheme="minorHAnsi" w:cstheme="minorHAnsi"/>
          <w:lang w:val="pt-BR"/>
        </w:rPr>
        <w:br w:type="page"/>
      </w:r>
    </w:p>
    <w:p w:rsidR="006750F8" w:rsidRPr="00BD6AE5" w:rsidRDefault="00CC29D0" w:rsidP="00FF5B74">
      <w:pPr>
        <w:pStyle w:val="Heading1"/>
        <w:rPr>
          <w:rFonts w:asciiTheme="minorHAnsi" w:hAnsiTheme="minorHAnsi" w:cstheme="minorHAnsi"/>
          <w:lang w:val="pt-BR"/>
        </w:rPr>
      </w:pPr>
      <w:bookmarkStart w:id="44" w:name="_Toc361124043"/>
      <w:r w:rsidRPr="00BD6AE5">
        <w:rPr>
          <w:rFonts w:asciiTheme="minorHAnsi" w:hAnsiTheme="minorHAnsi" w:cstheme="minorHAnsi"/>
          <w:lang w:val="pt-BR"/>
        </w:rPr>
        <w:lastRenderedPageBreak/>
        <w:t>Contatos</w:t>
      </w:r>
      <w:bookmarkEnd w:id="44"/>
      <w:r w:rsidRPr="00BD6AE5">
        <w:rPr>
          <w:rFonts w:asciiTheme="minorHAnsi" w:hAnsiTheme="minorHAnsi" w:cstheme="minorHAnsi"/>
          <w:lang w:val="pt-BR"/>
        </w:rPr>
        <w:t xml:space="preserve"> </w:t>
      </w:r>
    </w:p>
    <w:p w:rsidR="00CC29D0" w:rsidRPr="00BD6AE5" w:rsidRDefault="00CC29D0" w:rsidP="00A01D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  <w:t>Gestor de produção</w:t>
      </w: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2"/>
        <w:gridCol w:w="1842"/>
        <w:gridCol w:w="1985"/>
        <w:gridCol w:w="3260"/>
      </w:tblGrid>
      <w:tr w:rsidR="00D85FE1" w:rsidRPr="00BD6AE5" w:rsidTr="00D85FE1">
        <w:trPr>
          <w:trHeight w:val="315"/>
        </w:trPr>
        <w:tc>
          <w:tcPr>
            <w:tcW w:w="21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D85FE1" w:rsidRPr="00BD6AE5" w:rsidRDefault="00D85FE1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Nome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D85FE1" w:rsidRPr="00BD6AE5" w:rsidRDefault="00D85FE1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Telefone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2D69A"/>
            <w:noWrap/>
            <w:vAlign w:val="center"/>
            <w:hideMark/>
          </w:tcPr>
          <w:p w:rsidR="00D85FE1" w:rsidRPr="00BD6AE5" w:rsidRDefault="00D85FE1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Celular</w:t>
            </w:r>
          </w:p>
        </w:tc>
        <w:tc>
          <w:tcPr>
            <w:tcW w:w="32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C2D69A"/>
            <w:noWrap/>
            <w:vAlign w:val="center"/>
            <w:hideMark/>
          </w:tcPr>
          <w:p w:rsidR="00D85FE1" w:rsidRPr="00BD6AE5" w:rsidRDefault="00D85FE1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E-mail</w:t>
            </w:r>
          </w:p>
        </w:tc>
      </w:tr>
      <w:tr w:rsidR="00D85FE1" w:rsidRPr="00BD6AE5" w:rsidTr="00D85FE1">
        <w:trPr>
          <w:trHeight w:val="300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5FE1" w:rsidRPr="00BD6AE5" w:rsidRDefault="00D85FE1" w:rsidP="00CD29A7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  <w:r w:rsidR="00CD29A7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Richard Vieira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5FE1" w:rsidRPr="00BD6AE5" w:rsidRDefault="00D85FE1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  (27) </w:t>
            </w:r>
            <w:r w:rsidR="00E17A94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3333-5792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85FE1" w:rsidRPr="00BD6AE5" w:rsidRDefault="00D85FE1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5FE1" w:rsidRPr="00BD6AE5" w:rsidRDefault="00D85FE1" w:rsidP="00E17A94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  <w:hyperlink r:id="rId36" w:history="1">
              <w:r w:rsidR="00E17A94" w:rsidRPr="00BD6AE5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richard.vieira@vale.com</w:t>
              </w:r>
            </w:hyperlink>
          </w:p>
        </w:tc>
      </w:tr>
    </w:tbl>
    <w:p w:rsidR="00466DB1" w:rsidRPr="00BD6AE5" w:rsidRDefault="00466DB1" w:rsidP="00466DB1">
      <w:pPr>
        <w:pStyle w:val="ListParagraph"/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</w:p>
    <w:p w:rsidR="00CC29D0" w:rsidRPr="00BD6AE5" w:rsidRDefault="00CC29D0" w:rsidP="00A01D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  <w:t>Gestor de infra</w:t>
      </w: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2"/>
        <w:gridCol w:w="1842"/>
        <w:gridCol w:w="1985"/>
        <w:gridCol w:w="3260"/>
      </w:tblGrid>
      <w:tr w:rsidR="00BD3C0A" w:rsidRPr="00BD6AE5" w:rsidTr="00BD3C0A">
        <w:trPr>
          <w:trHeight w:val="315"/>
        </w:trPr>
        <w:tc>
          <w:tcPr>
            <w:tcW w:w="21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BD3C0A" w:rsidRPr="00BD6AE5" w:rsidRDefault="00BD3C0A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Nome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BD3C0A" w:rsidRPr="00BD6AE5" w:rsidRDefault="00BD3C0A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Telefone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2D69A"/>
            <w:noWrap/>
            <w:vAlign w:val="center"/>
            <w:hideMark/>
          </w:tcPr>
          <w:p w:rsidR="00BD3C0A" w:rsidRPr="00BD6AE5" w:rsidRDefault="00BD3C0A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Celular</w:t>
            </w:r>
          </w:p>
        </w:tc>
        <w:tc>
          <w:tcPr>
            <w:tcW w:w="32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C2D69A"/>
            <w:noWrap/>
            <w:vAlign w:val="center"/>
            <w:hideMark/>
          </w:tcPr>
          <w:p w:rsidR="00BD3C0A" w:rsidRPr="00BD6AE5" w:rsidRDefault="00BD3C0A" w:rsidP="00BD3C0A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E-mail</w:t>
            </w:r>
          </w:p>
        </w:tc>
      </w:tr>
      <w:tr w:rsidR="00BD3C0A" w:rsidRPr="005B449F" w:rsidTr="00BD3C0A">
        <w:trPr>
          <w:trHeight w:val="300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C0A" w:rsidRPr="005B449F" w:rsidRDefault="00BD3C0A" w:rsidP="00BD3C0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5B449F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Alberico Lima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C0A" w:rsidRPr="005B449F" w:rsidRDefault="00BD3C0A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5B449F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(27)3333-6971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D3C0A" w:rsidRPr="005B449F" w:rsidRDefault="00BD3C0A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5B449F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(27)8889-6174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D3C0A" w:rsidRPr="005B449F" w:rsidRDefault="00BD3C0A" w:rsidP="00BD3C0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5B449F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alberico.lima@vale.com</w:t>
            </w:r>
          </w:p>
        </w:tc>
      </w:tr>
    </w:tbl>
    <w:p w:rsidR="00466DB1" w:rsidRPr="00BD6AE5" w:rsidRDefault="00466DB1" w:rsidP="00466DB1">
      <w:pPr>
        <w:pStyle w:val="ListParagraph"/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</w:p>
    <w:p w:rsidR="00CC29D0" w:rsidRPr="00BD6AE5" w:rsidRDefault="00CC29D0" w:rsidP="00A01D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  <w:t>LIP</w:t>
      </w:r>
      <w:r w:rsidR="009955F5" w:rsidRPr="00BD6AE5"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  <w:t xml:space="preserve"> (Projeto / Sistema)</w:t>
      </w:r>
    </w:p>
    <w:tbl>
      <w:tblPr>
        <w:tblW w:w="9285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5"/>
        <w:gridCol w:w="1800"/>
        <w:gridCol w:w="1980"/>
        <w:gridCol w:w="3420"/>
      </w:tblGrid>
      <w:tr w:rsidR="00D7303E" w:rsidRPr="00BD6AE5" w:rsidTr="00D7303E">
        <w:trPr>
          <w:trHeight w:val="315"/>
        </w:trPr>
        <w:tc>
          <w:tcPr>
            <w:tcW w:w="2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Nome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Telefone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Celular</w:t>
            </w:r>
          </w:p>
        </w:tc>
        <w:tc>
          <w:tcPr>
            <w:tcW w:w="34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E-mail</w:t>
            </w:r>
          </w:p>
        </w:tc>
      </w:tr>
      <w:tr w:rsidR="00D7303E" w:rsidRPr="00BD6AE5" w:rsidTr="00D7303E">
        <w:trPr>
          <w:trHeight w:val="300"/>
        </w:trPr>
        <w:tc>
          <w:tcPr>
            <w:tcW w:w="20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03E" w:rsidRPr="00BD6AE5" w:rsidRDefault="00D7303E" w:rsidP="00C97898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  <w:r w:rsidR="00C97898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Marcelo Borges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03E" w:rsidRPr="00BD6AE5" w:rsidRDefault="00D7303E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 (27) </w:t>
            </w:r>
            <w:r w:rsidR="007C1550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3333-5865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7303E" w:rsidRPr="00BD6AE5" w:rsidRDefault="00D7303E" w:rsidP="007C1550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</w:p>
        </w:tc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03E" w:rsidRPr="00BD6AE5" w:rsidRDefault="00D7303E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  <w:r w:rsidR="00FD6A60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marcelo.borges@vale.com</w:t>
            </w:r>
          </w:p>
        </w:tc>
      </w:tr>
    </w:tbl>
    <w:p w:rsidR="00466DB1" w:rsidRPr="00BD6AE5" w:rsidRDefault="00466DB1" w:rsidP="00466DB1">
      <w:pPr>
        <w:pStyle w:val="ListParagraph"/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</w:p>
    <w:p w:rsidR="00CC29D0" w:rsidRPr="00BD6AE5" w:rsidRDefault="00CC29D0" w:rsidP="00A01D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  <w:t>Normativo (por localidade)</w:t>
      </w:r>
    </w:p>
    <w:tbl>
      <w:tblPr>
        <w:tblW w:w="928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5"/>
        <w:gridCol w:w="1746"/>
        <w:gridCol w:w="1747"/>
        <w:gridCol w:w="1746"/>
        <w:gridCol w:w="2662"/>
      </w:tblGrid>
      <w:tr w:rsidR="00387D2D" w:rsidRPr="00BD6AE5" w:rsidTr="00B95D95">
        <w:trPr>
          <w:trHeight w:val="321"/>
        </w:trPr>
        <w:tc>
          <w:tcPr>
            <w:tcW w:w="13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2D69A"/>
          </w:tcPr>
          <w:p w:rsidR="00387D2D" w:rsidRPr="00BD6AE5" w:rsidRDefault="00387D2D" w:rsidP="00D7303E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Localidade</w:t>
            </w:r>
          </w:p>
        </w:tc>
        <w:tc>
          <w:tcPr>
            <w:tcW w:w="174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387D2D" w:rsidRPr="00BD6AE5" w:rsidRDefault="00387D2D" w:rsidP="00D7303E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Nome</w:t>
            </w:r>
          </w:p>
        </w:tc>
        <w:tc>
          <w:tcPr>
            <w:tcW w:w="17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387D2D" w:rsidRPr="00BD6AE5" w:rsidRDefault="00387D2D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Telefone</w:t>
            </w:r>
          </w:p>
        </w:tc>
        <w:tc>
          <w:tcPr>
            <w:tcW w:w="174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C2D69A"/>
            <w:noWrap/>
            <w:vAlign w:val="center"/>
            <w:hideMark/>
          </w:tcPr>
          <w:p w:rsidR="00387D2D" w:rsidRPr="00BD6AE5" w:rsidRDefault="00387D2D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Celular</w:t>
            </w:r>
          </w:p>
        </w:tc>
        <w:tc>
          <w:tcPr>
            <w:tcW w:w="266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C2D69A"/>
            <w:noWrap/>
            <w:vAlign w:val="center"/>
            <w:hideMark/>
          </w:tcPr>
          <w:p w:rsidR="00387D2D" w:rsidRPr="00BD6AE5" w:rsidRDefault="00387D2D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E-mail</w:t>
            </w:r>
          </w:p>
        </w:tc>
      </w:tr>
      <w:tr w:rsidR="00387D2D" w:rsidRPr="00BD6AE5" w:rsidTr="00B95D95">
        <w:trPr>
          <w:trHeight w:val="305"/>
        </w:trPr>
        <w:tc>
          <w:tcPr>
            <w:tcW w:w="13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87D2D" w:rsidRPr="00BD6AE5" w:rsidRDefault="00387D2D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EFVM (ES - MG)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D2D" w:rsidRPr="00BD6AE5" w:rsidRDefault="00387D2D" w:rsidP="00387D2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  <w:proofErr w:type="spellStart"/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Elter</w:t>
            </w:r>
            <w:proofErr w:type="spellEnd"/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Mateus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D2D" w:rsidRPr="00BD6AE5" w:rsidRDefault="00387D2D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(27) 3333-6098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D2D" w:rsidRPr="00BD6AE5" w:rsidRDefault="00387D2D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(27) 9754-9654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D2D" w:rsidRPr="00BD6AE5" w:rsidRDefault="00387D2D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elter.mateus@vale.com</w:t>
            </w:r>
          </w:p>
        </w:tc>
      </w:tr>
      <w:tr w:rsidR="00387D2D" w:rsidRPr="00BD6AE5" w:rsidTr="00B95D95">
        <w:trPr>
          <w:trHeight w:val="305"/>
        </w:trPr>
        <w:tc>
          <w:tcPr>
            <w:tcW w:w="13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D2D" w:rsidRPr="00BD6AE5" w:rsidRDefault="00387D2D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87D2D" w:rsidRPr="00BD6AE5" w:rsidRDefault="00387D2D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Hugo Lima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87D2D" w:rsidRPr="00BD6AE5" w:rsidRDefault="00387D2D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(27) 3333-4036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87D2D" w:rsidRPr="00BD6AE5" w:rsidRDefault="00387D2D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(27) 8174-6284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87D2D" w:rsidRPr="00BD6AE5" w:rsidRDefault="00387D2D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hugo.lima@vale.com</w:t>
            </w:r>
          </w:p>
        </w:tc>
      </w:tr>
      <w:tr w:rsidR="00DC41E9" w:rsidRPr="00BD6AE5" w:rsidTr="00B95D95">
        <w:trPr>
          <w:trHeight w:val="305"/>
        </w:trPr>
        <w:tc>
          <w:tcPr>
            <w:tcW w:w="1385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DC41E9" w:rsidRPr="00BD6AE5" w:rsidRDefault="00DC41E9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EFC (PR - MA)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</w:tcPr>
          <w:p w:rsidR="00DC41E9" w:rsidRPr="00BD6AE5" w:rsidRDefault="00DC41E9" w:rsidP="008A014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  <w:proofErr w:type="spellStart"/>
            <w:r w:rsidR="008A014D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Italo</w:t>
            </w:r>
            <w:proofErr w:type="spellEnd"/>
            <w:r w:rsidR="008A014D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Carvalho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</w:tcPr>
          <w:p w:rsidR="00DC41E9" w:rsidRPr="00BD6AE5" w:rsidRDefault="00DC41E9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</w:tcPr>
          <w:p w:rsidR="00DC41E9" w:rsidRPr="00BD6AE5" w:rsidRDefault="00DC41E9" w:rsidP="008A014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</w:tcPr>
          <w:p w:rsidR="00DC41E9" w:rsidRPr="00BD6AE5" w:rsidRDefault="00DC41E9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italo.carvalho@vale.com</w:t>
            </w:r>
          </w:p>
        </w:tc>
      </w:tr>
      <w:tr w:rsidR="00DC41E9" w:rsidRPr="00BD6AE5" w:rsidTr="00B95D95">
        <w:trPr>
          <w:trHeight w:val="305"/>
        </w:trPr>
        <w:tc>
          <w:tcPr>
            <w:tcW w:w="13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DC41E9" w:rsidRPr="00BD6AE5" w:rsidRDefault="00DC41E9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</w:tcPr>
          <w:p w:rsidR="00DC41E9" w:rsidRPr="00BD6AE5" w:rsidRDefault="00DC41E9" w:rsidP="008A014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</w:t>
            </w:r>
            <w:r w:rsidR="008A014D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Cleiton Raposo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</w:tcPr>
          <w:p w:rsidR="00DC41E9" w:rsidRPr="00BD6AE5" w:rsidRDefault="00DC41E9" w:rsidP="008A014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</w:tcPr>
          <w:p w:rsidR="00DC41E9" w:rsidRPr="00BD6AE5" w:rsidRDefault="00DC41E9" w:rsidP="008A014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</w:tcPr>
          <w:p w:rsidR="00DC41E9" w:rsidRPr="00BD6AE5" w:rsidRDefault="00DC41E9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cleiton.raposo@vale.com</w:t>
            </w:r>
          </w:p>
        </w:tc>
      </w:tr>
      <w:tr w:rsidR="00B95D95" w:rsidRPr="00BD6AE5" w:rsidTr="00B95D95">
        <w:trPr>
          <w:trHeight w:val="305"/>
        </w:trPr>
        <w:tc>
          <w:tcPr>
            <w:tcW w:w="1385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A014D" w:rsidRPr="00BD6AE5" w:rsidRDefault="008A014D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FCA (MG)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014D" w:rsidRPr="00BD6AE5" w:rsidRDefault="008A014D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David Cristhian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014D" w:rsidRPr="00BD6AE5" w:rsidRDefault="005B0801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(32) 33718485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014D" w:rsidRPr="00BD6AE5" w:rsidRDefault="008A014D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014D" w:rsidRPr="00BD6AE5" w:rsidRDefault="008A014D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david.cristhian@vale.com</w:t>
            </w:r>
          </w:p>
        </w:tc>
      </w:tr>
      <w:tr w:rsidR="00B95D95" w:rsidRPr="00BD6AE5" w:rsidTr="00B95D95">
        <w:trPr>
          <w:trHeight w:val="305"/>
        </w:trPr>
        <w:tc>
          <w:tcPr>
            <w:tcW w:w="13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A014D" w:rsidRPr="00BD6AE5" w:rsidRDefault="008A014D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014D" w:rsidRPr="00BD6AE5" w:rsidRDefault="008A014D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Luana Carlos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014D" w:rsidRPr="00BD6AE5" w:rsidRDefault="008A014D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014D" w:rsidRPr="00BD6AE5" w:rsidRDefault="008A014D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014D" w:rsidRPr="00BD6AE5" w:rsidRDefault="008A014D" w:rsidP="0059579A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luana.carlos@vale.com</w:t>
            </w:r>
          </w:p>
        </w:tc>
      </w:tr>
    </w:tbl>
    <w:p w:rsidR="00D7303E" w:rsidRPr="00BD6AE5" w:rsidRDefault="00D7303E" w:rsidP="00466DB1">
      <w:pPr>
        <w:pStyle w:val="ListParagraph"/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</w:p>
    <w:p w:rsidR="00CC29D0" w:rsidRPr="00BD6AE5" w:rsidRDefault="00CC29D0" w:rsidP="00A01D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  <w:t>FOrnecedor</w:t>
      </w:r>
    </w:p>
    <w:p w:rsidR="00CC29D0" w:rsidRPr="00BD6AE5" w:rsidRDefault="00CC29D0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Forma de acionar o fornecedor</w:t>
      </w:r>
      <w:r w:rsidR="00D730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D7303E" w:rsidRPr="00BD6AE5" w:rsidRDefault="00D7303E" w:rsidP="00A01D6F">
      <w:pPr>
        <w:pStyle w:val="ListParagraph"/>
        <w:numPr>
          <w:ilvl w:val="2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Via contatos abaixo ou pelo Office Communicator</w:t>
      </w: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r w:rsidR="0063349B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gramEnd"/>
      <w:r w:rsidR="0063349B" w:rsidRPr="00BD6AE5">
        <w:rPr>
          <w:rFonts w:asciiTheme="minorHAnsi" w:hAnsiTheme="minorHAnsi" w:cstheme="minorHAnsi"/>
          <w:sz w:val="24"/>
          <w:szCs w:val="24"/>
          <w:lang w:val="pt-BR"/>
        </w:rPr>
        <w:t>(</w:t>
      </w:r>
      <w:del w:id="45" w:author="Azeredo, Rafael" w:date="2013-07-09T08:52:00Z">
        <w:r w:rsidR="00D1488D" w:rsidRPr="00BD6AE5" w:rsidDel="0016440B">
          <w:rPr>
            <w:rFonts w:asciiTheme="minorHAnsi" w:hAnsiTheme="minorHAnsi" w:cstheme="minorHAnsi"/>
            <w:sz w:val="24"/>
            <w:szCs w:val="24"/>
            <w:lang w:val="pt-BR"/>
          </w:rPr>
          <w:delText>m</w:delText>
        </w:r>
        <w:r w:rsidRPr="00BD6AE5" w:rsidDel="0016440B">
          <w:rPr>
            <w:rFonts w:asciiTheme="minorHAnsi" w:hAnsiTheme="minorHAnsi" w:cstheme="minorHAnsi"/>
            <w:sz w:val="24"/>
            <w:szCs w:val="24"/>
            <w:lang w:val="pt-BR"/>
          </w:rPr>
          <w:delText>auro.leite</w:delText>
        </w:r>
      </w:del>
      <w:ins w:id="46" w:author="Azeredo, Rafael" w:date="2013-07-09T08:52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fldChar w:fldCharType="begin"/>
        </w:r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instrText xml:space="preserve"> HYPERLINK "mailto:SGP_WEB_AD</w:instrText>
        </w:r>
      </w:ins>
      <w:r w:rsidR="0016440B" w:rsidRPr="00BD6AE5">
        <w:rPr>
          <w:rFonts w:asciiTheme="minorHAnsi" w:hAnsiTheme="minorHAnsi" w:cstheme="minorHAnsi"/>
          <w:sz w:val="24"/>
          <w:szCs w:val="24"/>
          <w:lang w:val="pt-BR"/>
        </w:rPr>
        <w:instrText>@accenture.com</w:instrText>
      </w:r>
      <w:ins w:id="47" w:author="Azeredo, Rafael" w:date="2013-07-09T08:52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instrText xml:space="preserve">" </w:instrText>
        </w:r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fldChar w:fldCharType="separate"/>
        </w:r>
        <w:r w:rsidR="0016440B" w:rsidRPr="00F66EA7">
          <w:rPr>
            <w:rStyle w:val="Hyperlink"/>
            <w:rFonts w:asciiTheme="minorHAnsi" w:hAnsiTheme="minorHAnsi" w:cstheme="minorHAnsi"/>
            <w:sz w:val="24"/>
            <w:szCs w:val="24"/>
            <w:lang w:val="pt-BR"/>
          </w:rPr>
          <w:t>SGP_WEB_AD</w:t>
        </w:r>
      </w:ins>
      <w:r w:rsidR="0016440B" w:rsidRPr="00F66EA7">
        <w:rPr>
          <w:rStyle w:val="Hyperlink"/>
          <w:rFonts w:asciiTheme="minorHAnsi" w:hAnsiTheme="minorHAnsi" w:cstheme="minorHAnsi"/>
          <w:sz w:val="24"/>
          <w:szCs w:val="24"/>
          <w:lang w:val="pt-BR"/>
        </w:rPr>
        <w:t>@accenture.com</w:t>
      </w:r>
      <w:ins w:id="48" w:author="Azeredo, Rafael" w:date="2013-07-09T08:52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fldChar w:fldCharType="end"/>
        </w:r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t xml:space="preserve"> ou </w:t>
        </w:r>
      </w:ins>
      <w:ins w:id="49" w:author="Azeredo, Rafael" w:date="2013-07-09T08:53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fldChar w:fldCharType="begin"/>
        </w:r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instrText xml:space="preserve"> HYPERLINK "mailto:</w:instrText>
        </w:r>
      </w:ins>
      <w:ins w:id="50" w:author="Azeredo, Rafael" w:date="2013-07-09T08:52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instrText>SGP_WEB_AM@accenture.com</w:instrText>
        </w:r>
      </w:ins>
      <w:ins w:id="51" w:author="Azeredo, Rafael" w:date="2013-07-09T08:53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instrText xml:space="preserve">" </w:instrText>
        </w:r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fldChar w:fldCharType="separate"/>
        </w:r>
      </w:ins>
      <w:ins w:id="52" w:author="Azeredo, Rafael" w:date="2013-07-09T08:52:00Z">
        <w:r w:rsidR="0016440B" w:rsidRPr="00F66EA7">
          <w:rPr>
            <w:rStyle w:val="Hyperlink"/>
            <w:rFonts w:asciiTheme="minorHAnsi" w:hAnsiTheme="minorHAnsi" w:cstheme="minorHAnsi"/>
            <w:sz w:val="24"/>
            <w:szCs w:val="24"/>
            <w:lang w:val="pt-BR"/>
          </w:rPr>
          <w:t>SGP_WEB_AM@accenture.com</w:t>
        </w:r>
      </w:ins>
      <w:ins w:id="53" w:author="Azeredo, Rafael" w:date="2013-07-09T08:53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fldChar w:fldCharType="end"/>
        </w:r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t xml:space="preserve"> </w:t>
        </w:r>
      </w:ins>
      <w:r w:rsidR="0063349B" w:rsidRPr="00BD6AE5">
        <w:rPr>
          <w:rFonts w:asciiTheme="minorHAnsi" w:hAnsiTheme="minorHAnsi" w:cstheme="minorHAnsi"/>
          <w:sz w:val="24"/>
          <w:szCs w:val="24"/>
          <w:lang w:val="pt-BR"/>
        </w:rPr>
        <w:t>)</w:t>
      </w:r>
    </w:p>
    <w:p w:rsidR="00D7303E" w:rsidRDefault="00CC29D0" w:rsidP="00A01D6F">
      <w:pPr>
        <w:pStyle w:val="ListParagraph"/>
        <w:numPr>
          <w:ilvl w:val="1"/>
          <w:numId w:val="15"/>
        </w:num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Gerência (Contatos)</w:t>
      </w:r>
      <w:r w:rsidR="00D730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5B449F" w:rsidRPr="00BD6AE5" w:rsidRDefault="005B449F" w:rsidP="005B449F">
      <w:pPr>
        <w:pStyle w:val="ListParagraph"/>
        <w:numPr>
          <w:ilvl w:val="2"/>
          <w:numId w:val="15"/>
        </w:num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Mauro Leite (mauro.leite@accenture.com)</w:t>
      </w:r>
    </w:p>
    <w:p w:rsidR="00D7303E" w:rsidRPr="00BD6AE5" w:rsidRDefault="005B449F" w:rsidP="00A01D6F">
      <w:pPr>
        <w:pStyle w:val="ListParagraph"/>
        <w:numPr>
          <w:ilvl w:val="1"/>
          <w:numId w:val="15"/>
        </w:num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Renato Souza (</w:t>
      </w:r>
      <w:hyperlink r:id="rId37" w:history="1">
        <w:r w:rsidRPr="00BD6AE5">
          <w:rPr>
            <w:rFonts w:asciiTheme="minorHAnsi" w:hAnsiTheme="minorHAnsi" w:cstheme="minorHAnsi"/>
            <w:sz w:val="24"/>
            <w:szCs w:val="24"/>
            <w:lang w:val="pt-BR"/>
          </w:rPr>
          <w:t>renato.s.souza@accenture.com</w:t>
        </w:r>
      </w:hyperlink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)</w:t>
      </w:r>
      <w:r w:rsidR="00CC29D0" w:rsidRPr="00BD6AE5">
        <w:rPr>
          <w:rFonts w:asciiTheme="minorHAnsi" w:hAnsiTheme="minorHAnsi" w:cstheme="minorHAnsi"/>
          <w:sz w:val="24"/>
          <w:szCs w:val="24"/>
          <w:lang w:val="pt-BR"/>
        </w:rPr>
        <w:t>Analistas</w:t>
      </w:r>
      <w:proofErr w:type="gramEnd"/>
      <w:r w:rsidR="00CC29D0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(Contatos)</w:t>
      </w:r>
      <w:r w:rsidR="00D730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</w:p>
    <w:p w:rsidR="00B052AD" w:rsidRDefault="0016440B" w:rsidP="005B449F">
      <w:pPr>
        <w:pStyle w:val="ListParagraph"/>
        <w:numPr>
          <w:ilvl w:val="2"/>
          <w:numId w:val="15"/>
        </w:num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>Rafael Azeredo (</w:t>
      </w:r>
      <w:hyperlink r:id="rId38" w:history="1">
        <w:r w:rsidR="00B052AD" w:rsidRPr="00F66EA7">
          <w:rPr>
            <w:rStyle w:val="Hyperlink"/>
            <w:rFonts w:asciiTheme="minorHAnsi" w:hAnsiTheme="minorHAnsi" w:cstheme="minorHAnsi"/>
            <w:sz w:val="24"/>
            <w:szCs w:val="24"/>
            <w:lang w:val="pt-BR"/>
          </w:rPr>
          <w:t>rafael.azeredo@accenture.com</w:t>
        </w:r>
      </w:hyperlink>
      <w:r>
        <w:rPr>
          <w:rFonts w:asciiTheme="minorHAnsi" w:hAnsiTheme="minorHAnsi" w:cstheme="minorHAnsi"/>
          <w:sz w:val="24"/>
          <w:szCs w:val="24"/>
          <w:lang w:val="pt-BR"/>
        </w:rPr>
        <w:t>)</w:t>
      </w:r>
    </w:p>
    <w:p w:rsidR="005B449F" w:rsidRPr="00BD6AE5" w:rsidRDefault="005B449F" w:rsidP="005B449F">
      <w:pPr>
        <w:pStyle w:val="ListParagraph"/>
        <w:numPr>
          <w:ilvl w:val="2"/>
          <w:numId w:val="15"/>
        </w:num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Raphael Dornelas (</w:t>
      </w:r>
      <w:hyperlink r:id="rId39" w:history="1">
        <w:r w:rsidRPr="00BD6AE5">
          <w:rPr>
            <w:rFonts w:asciiTheme="minorHAnsi" w:hAnsiTheme="minorHAnsi" w:cstheme="minorHAnsi"/>
            <w:sz w:val="24"/>
            <w:szCs w:val="24"/>
            <w:lang w:val="pt-BR"/>
          </w:rPr>
          <w:t>raphael.dornelas@accenture.com</w:t>
        </w:r>
      </w:hyperlink>
      <w:r w:rsidRPr="00BD6AE5">
        <w:rPr>
          <w:rFonts w:asciiTheme="minorHAnsi" w:hAnsiTheme="minorHAnsi" w:cstheme="minorHAnsi"/>
          <w:sz w:val="24"/>
          <w:szCs w:val="24"/>
          <w:lang w:val="pt-BR"/>
        </w:rPr>
        <w:t>)</w:t>
      </w:r>
    </w:p>
    <w:p w:rsidR="005B449F" w:rsidRPr="005B449F" w:rsidRDefault="005B449F" w:rsidP="005B449F">
      <w:pPr>
        <w:pStyle w:val="ListParagraph"/>
        <w:numPr>
          <w:ilvl w:val="2"/>
          <w:numId w:val="15"/>
        </w:numPr>
        <w:spacing w:before="0"/>
        <w:rPr>
          <w:rFonts w:asciiTheme="minorHAnsi" w:hAnsiTheme="minorHAnsi" w:cstheme="minorHAnsi"/>
          <w:sz w:val="24"/>
          <w:szCs w:val="24"/>
          <w:lang w:val="en-US"/>
        </w:rPr>
      </w:pPr>
      <w:r w:rsidRPr="00BD6AE5">
        <w:rPr>
          <w:rFonts w:asciiTheme="minorHAnsi" w:hAnsiTheme="minorHAnsi" w:cstheme="minorHAnsi"/>
          <w:sz w:val="24"/>
          <w:szCs w:val="24"/>
          <w:lang w:val="en-US"/>
        </w:rPr>
        <w:t>Emerson Xavier (emerson.xavier@accenture.com)</w:t>
      </w:r>
    </w:p>
    <w:p w:rsidR="00466DB1" w:rsidRPr="005B449F" w:rsidRDefault="00466DB1" w:rsidP="00466DB1">
      <w:pPr>
        <w:pStyle w:val="ListParagraph"/>
        <w:spacing w:before="0"/>
        <w:ind w:left="1440"/>
        <w:rPr>
          <w:rFonts w:asciiTheme="minorHAnsi" w:hAnsiTheme="minorHAnsi" w:cstheme="minorHAnsi"/>
          <w:sz w:val="24"/>
          <w:szCs w:val="24"/>
          <w:lang w:val="en-US"/>
        </w:rPr>
      </w:pPr>
    </w:p>
    <w:tbl>
      <w:tblPr>
        <w:tblW w:w="9285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5"/>
        <w:gridCol w:w="1800"/>
        <w:gridCol w:w="1890"/>
        <w:gridCol w:w="3510"/>
      </w:tblGrid>
      <w:tr w:rsidR="00D7303E" w:rsidRPr="00BD6AE5" w:rsidTr="00D7303E">
        <w:trPr>
          <w:trHeight w:val="315"/>
        </w:trPr>
        <w:tc>
          <w:tcPr>
            <w:tcW w:w="2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Nome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Telefone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Celular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E-mail</w:t>
            </w:r>
          </w:p>
        </w:tc>
      </w:tr>
      <w:tr w:rsidR="00D7303E" w:rsidRPr="00BD6AE5" w:rsidTr="0016440B">
        <w:trPr>
          <w:trHeight w:val="300"/>
        </w:trPr>
        <w:tc>
          <w:tcPr>
            <w:tcW w:w="208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03E" w:rsidRPr="00BD6AE5" w:rsidRDefault="00D7303E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Mauro Leite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03E" w:rsidRPr="00BD6AE5" w:rsidRDefault="00D7303E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(21) 3724-6534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303E" w:rsidRPr="00BD6AE5" w:rsidRDefault="00D7303E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</w:t>
            </w:r>
          </w:p>
        </w:tc>
        <w:tc>
          <w:tcPr>
            <w:tcW w:w="351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03E" w:rsidRPr="00BD6AE5" w:rsidRDefault="00D7303E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 Mauro.leite@accenture.com</w:t>
            </w:r>
          </w:p>
        </w:tc>
      </w:tr>
      <w:tr w:rsidR="0016440B" w:rsidRPr="00BD6AE5" w:rsidTr="00D7303E">
        <w:trPr>
          <w:trHeight w:val="300"/>
        </w:trPr>
        <w:tc>
          <w:tcPr>
            <w:tcW w:w="20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440B" w:rsidRPr="00BD6AE5" w:rsidRDefault="0016440B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Rafael Azeredo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440B" w:rsidRPr="00BD6AE5" w:rsidRDefault="0016440B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 (21) 3724-6530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6440B" w:rsidRPr="00BD6AE5" w:rsidRDefault="0016440B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</w:p>
        </w:tc>
        <w:tc>
          <w:tcPr>
            <w:tcW w:w="35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6440B" w:rsidRPr="00BD6AE5" w:rsidRDefault="00797E2A" w:rsidP="00DC777D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hyperlink r:id="rId40" w:history="1">
              <w:r w:rsidR="0016440B" w:rsidRPr="00F66EA7">
                <w:rPr>
                  <w:rStyle w:val="Hyperlink"/>
                  <w:rFonts w:asciiTheme="minorHAnsi" w:hAnsiTheme="minorHAnsi" w:cstheme="minorHAnsi"/>
                  <w:szCs w:val="22"/>
                  <w:lang w:val="pt-BR" w:eastAsia="pt-BR"/>
                </w:rPr>
                <w:t>Rafael.azeredo@accenture.com</w:t>
              </w:r>
            </w:hyperlink>
          </w:p>
        </w:tc>
      </w:tr>
    </w:tbl>
    <w:p w:rsidR="009955F5" w:rsidRPr="00BD6AE5" w:rsidRDefault="009955F5" w:rsidP="009955F5">
      <w:pPr>
        <w:pStyle w:val="ListParagraph"/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</w:p>
    <w:p w:rsidR="009955F5" w:rsidRPr="00BD6AE5" w:rsidRDefault="009955F5" w:rsidP="00A01D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  <w:t xml:space="preserve">accenture </w:t>
      </w:r>
    </w:p>
    <w:p w:rsidR="009955F5" w:rsidRPr="00BD6AE5" w:rsidRDefault="009955F5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Gerente </w:t>
      </w:r>
    </w:p>
    <w:p w:rsidR="0016440B" w:rsidRPr="0016440B" w:rsidRDefault="0016440B" w:rsidP="00A01D6F">
      <w:pPr>
        <w:pStyle w:val="ListParagraph"/>
        <w:numPr>
          <w:ilvl w:val="2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ins w:id="54" w:author="Azeredo, Rafael" w:date="2013-07-09T08:54:00Z">
        <w:r w:rsidRPr="0016440B">
          <w:rPr>
            <w:rFonts w:asciiTheme="minorHAnsi" w:hAnsiTheme="minorHAnsi" w:cstheme="minorHAnsi"/>
            <w:sz w:val="24"/>
            <w:szCs w:val="24"/>
            <w:lang w:val="pt-BR"/>
          </w:rPr>
          <w:t>Renato Serpa</w:t>
        </w:r>
      </w:ins>
      <w:ins w:id="55" w:author="Azeredo, Rafael" w:date="2013-07-09T08:55:00Z">
        <w:r>
          <w:rPr>
            <w:rFonts w:asciiTheme="minorHAnsi" w:hAnsiTheme="minorHAnsi" w:cstheme="minorHAnsi"/>
            <w:sz w:val="24"/>
            <w:szCs w:val="24"/>
            <w:lang w:val="pt-BR"/>
          </w:rPr>
          <w:t xml:space="preserve"> (renato.s.souza@accenture.com)</w:t>
        </w:r>
      </w:ins>
    </w:p>
    <w:p w:rsidR="009955F5" w:rsidRPr="00BD6AE5" w:rsidRDefault="009955F5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lastRenderedPageBreak/>
        <w:t>Coordenador da Área</w:t>
      </w:r>
    </w:p>
    <w:p w:rsidR="00D7303E" w:rsidRPr="0016440B" w:rsidRDefault="00D7303E" w:rsidP="00A01D6F">
      <w:pPr>
        <w:pStyle w:val="ListParagraph"/>
        <w:numPr>
          <w:ilvl w:val="2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del w:id="56" w:author="Azeredo, Rafael" w:date="2013-07-09T08:55:00Z">
        <w:r w:rsidRPr="0016440B" w:rsidDel="0016440B">
          <w:rPr>
            <w:rFonts w:asciiTheme="minorHAnsi" w:hAnsiTheme="minorHAnsi" w:cstheme="minorHAnsi"/>
            <w:sz w:val="24"/>
            <w:szCs w:val="24"/>
            <w:lang w:val="pt-BR"/>
          </w:rPr>
          <w:delText>David Torneiros</w:delText>
        </w:r>
      </w:del>
      <w:ins w:id="57" w:author="Azeredo, Rafael" w:date="2013-07-09T08:55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t>Mauro Leite</w:t>
        </w:r>
      </w:ins>
      <w:r w:rsidRPr="0016440B">
        <w:rPr>
          <w:rFonts w:asciiTheme="minorHAnsi" w:hAnsiTheme="minorHAnsi" w:cstheme="minorHAnsi"/>
          <w:sz w:val="24"/>
          <w:szCs w:val="24"/>
          <w:lang w:val="pt-BR"/>
        </w:rPr>
        <w:t xml:space="preserve"> (</w:t>
      </w:r>
      <w:del w:id="58" w:author="Azeredo, Rafael" w:date="2013-07-09T08:55:00Z">
        <w:r w:rsidRPr="0016440B" w:rsidDel="0016440B">
          <w:rPr>
            <w:rFonts w:asciiTheme="minorHAnsi" w:hAnsiTheme="minorHAnsi" w:cstheme="minorHAnsi"/>
            <w:sz w:val="24"/>
            <w:szCs w:val="24"/>
            <w:lang w:val="pt-BR"/>
          </w:rPr>
          <w:delText>david.torneiros</w:delText>
        </w:r>
      </w:del>
      <w:ins w:id="59" w:author="Azeredo, Rafael" w:date="2013-07-09T08:55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t>mauro.leite</w:t>
        </w:r>
      </w:ins>
      <w:r w:rsidRPr="0016440B">
        <w:rPr>
          <w:rFonts w:asciiTheme="minorHAnsi" w:hAnsiTheme="minorHAnsi" w:cstheme="minorHAnsi"/>
          <w:sz w:val="24"/>
          <w:szCs w:val="24"/>
          <w:lang w:val="pt-BR"/>
        </w:rPr>
        <w:t>@accenture.com)</w:t>
      </w:r>
    </w:p>
    <w:p w:rsidR="009955F5" w:rsidRPr="00BD6AE5" w:rsidRDefault="009955F5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Analista ponto focal de AM / AD</w:t>
      </w:r>
    </w:p>
    <w:p w:rsidR="00D7303E" w:rsidRDefault="0016440B" w:rsidP="00A01D6F">
      <w:pPr>
        <w:pStyle w:val="ListParagraph"/>
        <w:numPr>
          <w:ilvl w:val="2"/>
          <w:numId w:val="15"/>
        </w:numPr>
        <w:rPr>
          <w:ins w:id="60" w:author="Azeredo, Rafael" w:date="2013-07-09T08:56:00Z"/>
          <w:rFonts w:asciiTheme="minorHAnsi" w:hAnsiTheme="minorHAnsi" w:cstheme="minorHAnsi"/>
          <w:sz w:val="24"/>
          <w:szCs w:val="24"/>
          <w:lang w:val="pt-BR"/>
        </w:rPr>
      </w:pPr>
      <w:ins w:id="61" w:author="Azeredo, Rafael" w:date="2013-07-09T08:55:00Z">
        <w:r>
          <w:rPr>
            <w:rFonts w:asciiTheme="minorHAnsi" w:hAnsiTheme="minorHAnsi" w:cstheme="minorHAnsi"/>
            <w:sz w:val="24"/>
            <w:szCs w:val="24"/>
            <w:lang w:val="pt-BR"/>
          </w:rPr>
          <w:t xml:space="preserve">AM - </w:t>
        </w:r>
      </w:ins>
      <w:r w:rsidR="008E243A" w:rsidRPr="00BD6AE5">
        <w:rPr>
          <w:rFonts w:asciiTheme="minorHAnsi" w:hAnsiTheme="minorHAnsi" w:cstheme="minorHAnsi"/>
          <w:sz w:val="24"/>
          <w:szCs w:val="24"/>
          <w:lang w:val="pt-BR"/>
        </w:rPr>
        <w:t>Raphael Dornelas</w:t>
      </w:r>
      <w:r w:rsidR="00D7303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(</w:t>
      </w:r>
      <w:ins w:id="62" w:author="Azeredo, Rafael" w:date="2013-07-09T08:56:00Z">
        <w:r>
          <w:rPr>
            <w:rFonts w:asciiTheme="minorHAnsi" w:hAnsiTheme="minorHAnsi" w:cstheme="minorHAnsi"/>
            <w:sz w:val="24"/>
            <w:szCs w:val="24"/>
            <w:lang w:val="pt-BR"/>
          </w:rPr>
          <w:fldChar w:fldCharType="begin"/>
        </w:r>
        <w:r>
          <w:rPr>
            <w:rFonts w:asciiTheme="minorHAnsi" w:hAnsiTheme="minorHAnsi" w:cstheme="minorHAnsi"/>
            <w:sz w:val="24"/>
            <w:szCs w:val="24"/>
            <w:lang w:val="pt-BR"/>
          </w:rPr>
          <w:instrText xml:space="preserve"> HYPERLINK "mailto:</w:instrText>
        </w:r>
      </w:ins>
      <w:r w:rsidRPr="00BD6AE5">
        <w:rPr>
          <w:rFonts w:asciiTheme="minorHAnsi" w:hAnsiTheme="minorHAnsi" w:cstheme="minorHAnsi"/>
          <w:sz w:val="24"/>
          <w:szCs w:val="24"/>
          <w:lang w:val="pt-BR"/>
        </w:rPr>
        <w:instrText>raphael.dornelas@accenture.com</w:instrText>
      </w:r>
      <w:ins w:id="63" w:author="Azeredo, Rafael" w:date="2013-07-09T08:56:00Z">
        <w:r>
          <w:rPr>
            <w:rFonts w:asciiTheme="minorHAnsi" w:hAnsiTheme="minorHAnsi" w:cstheme="minorHAnsi"/>
            <w:sz w:val="24"/>
            <w:szCs w:val="24"/>
            <w:lang w:val="pt-BR"/>
          </w:rPr>
          <w:instrText xml:space="preserve">" </w:instrText>
        </w:r>
        <w:r>
          <w:rPr>
            <w:rFonts w:asciiTheme="minorHAnsi" w:hAnsiTheme="minorHAnsi" w:cstheme="minorHAnsi"/>
            <w:sz w:val="24"/>
            <w:szCs w:val="24"/>
            <w:lang w:val="pt-BR"/>
          </w:rPr>
          <w:fldChar w:fldCharType="separate"/>
        </w:r>
      </w:ins>
      <w:r w:rsidRPr="00F66EA7">
        <w:rPr>
          <w:rStyle w:val="Hyperlink"/>
          <w:rFonts w:asciiTheme="minorHAnsi" w:hAnsiTheme="minorHAnsi" w:cstheme="minorHAnsi"/>
          <w:sz w:val="24"/>
          <w:szCs w:val="24"/>
          <w:lang w:val="pt-BR"/>
        </w:rPr>
        <w:t>raphael.dornelas@accenture.com</w:t>
      </w:r>
      <w:ins w:id="64" w:author="Azeredo, Rafael" w:date="2013-07-09T08:56:00Z">
        <w:r>
          <w:rPr>
            <w:rFonts w:asciiTheme="minorHAnsi" w:hAnsiTheme="minorHAnsi" w:cstheme="minorHAnsi"/>
            <w:sz w:val="24"/>
            <w:szCs w:val="24"/>
            <w:lang w:val="pt-BR"/>
          </w:rPr>
          <w:fldChar w:fldCharType="end"/>
        </w:r>
      </w:ins>
      <w:r w:rsidR="00D7303E" w:rsidRPr="00BD6AE5">
        <w:rPr>
          <w:rFonts w:asciiTheme="minorHAnsi" w:hAnsiTheme="minorHAnsi" w:cstheme="minorHAnsi"/>
          <w:sz w:val="24"/>
          <w:szCs w:val="24"/>
          <w:lang w:val="pt-BR"/>
        </w:rPr>
        <w:t>)</w:t>
      </w:r>
    </w:p>
    <w:p w:rsidR="0016440B" w:rsidRPr="00BD6AE5" w:rsidRDefault="0016440B" w:rsidP="00A01D6F">
      <w:pPr>
        <w:pStyle w:val="ListParagraph"/>
        <w:numPr>
          <w:ilvl w:val="2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ins w:id="65" w:author="Azeredo, Rafael" w:date="2013-07-09T08:56:00Z">
        <w:r>
          <w:rPr>
            <w:rFonts w:asciiTheme="minorHAnsi" w:hAnsiTheme="minorHAnsi" w:cstheme="minorHAnsi"/>
            <w:sz w:val="24"/>
            <w:szCs w:val="24"/>
            <w:lang w:val="pt-BR"/>
          </w:rPr>
          <w:t>AD – Rafael Azeredo (</w:t>
        </w:r>
        <w:r>
          <w:rPr>
            <w:rFonts w:asciiTheme="minorHAnsi" w:hAnsiTheme="minorHAnsi" w:cstheme="minorHAnsi"/>
            <w:sz w:val="24"/>
            <w:szCs w:val="24"/>
            <w:lang w:val="pt-BR"/>
          </w:rPr>
          <w:fldChar w:fldCharType="begin"/>
        </w:r>
        <w:r>
          <w:rPr>
            <w:rFonts w:asciiTheme="minorHAnsi" w:hAnsiTheme="minorHAnsi" w:cstheme="minorHAnsi"/>
            <w:sz w:val="24"/>
            <w:szCs w:val="24"/>
            <w:lang w:val="pt-BR"/>
          </w:rPr>
          <w:instrText xml:space="preserve"> HYPERLINK "mailto:Rafael.azeredo@accenture.com" </w:instrText>
        </w:r>
        <w:r>
          <w:rPr>
            <w:rFonts w:asciiTheme="minorHAnsi" w:hAnsiTheme="minorHAnsi" w:cstheme="minorHAnsi"/>
            <w:sz w:val="24"/>
            <w:szCs w:val="24"/>
            <w:lang w:val="pt-BR"/>
          </w:rPr>
          <w:fldChar w:fldCharType="separate"/>
        </w:r>
        <w:r w:rsidRPr="00F66EA7">
          <w:rPr>
            <w:rStyle w:val="Hyperlink"/>
            <w:rFonts w:asciiTheme="minorHAnsi" w:hAnsiTheme="minorHAnsi" w:cstheme="minorHAnsi"/>
            <w:sz w:val="24"/>
            <w:szCs w:val="24"/>
            <w:lang w:val="pt-BR"/>
          </w:rPr>
          <w:t>Rafael.azeredo@accenture.com</w:t>
        </w:r>
        <w:r>
          <w:rPr>
            <w:rFonts w:asciiTheme="minorHAnsi" w:hAnsiTheme="minorHAnsi" w:cstheme="minorHAnsi"/>
            <w:sz w:val="24"/>
            <w:szCs w:val="24"/>
            <w:lang w:val="pt-BR"/>
          </w:rPr>
          <w:fldChar w:fldCharType="end"/>
        </w:r>
        <w:r>
          <w:rPr>
            <w:rFonts w:asciiTheme="minorHAnsi" w:hAnsiTheme="minorHAnsi" w:cstheme="minorHAnsi"/>
            <w:sz w:val="24"/>
            <w:szCs w:val="24"/>
            <w:lang w:val="pt-BR"/>
          </w:rPr>
          <w:t>)</w:t>
        </w:r>
      </w:ins>
    </w:p>
    <w:p w:rsidR="009955F5" w:rsidRPr="00BD6AE5" w:rsidRDefault="009955F5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Analistas que atuam no sistema AM /AD</w:t>
      </w:r>
    </w:p>
    <w:p w:rsidR="00D7303E" w:rsidRPr="00BD6AE5" w:rsidRDefault="00D7303E" w:rsidP="00A01D6F">
      <w:pPr>
        <w:pStyle w:val="ListParagraph"/>
        <w:numPr>
          <w:ilvl w:val="2"/>
          <w:numId w:val="15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16440B">
        <w:rPr>
          <w:rFonts w:asciiTheme="minorHAnsi" w:hAnsiTheme="minorHAnsi" w:cstheme="minorHAnsi"/>
          <w:sz w:val="24"/>
          <w:szCs w:val="24"/>
          <w:lang w:val="pt-BR"/>
        </w:rPr>
        <w:t xml:space="preserve">AM </w:t>
      </w:r>
      <w:r w:rsidRPr="00BD6AE5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r w:rsidR="008E243A" w:rsidRPr="00BD6AE5">
        <w:rPr>
          <w:rFonts w:asciiTheme="minorHAnsi" w:hAnsiTheme="minorHAnsi" w:cstheme="minorHAnsi"/>
          <w:sz w:val="24"/>
          <w:szCs w:val="24"/>
          <w:lang w:val="pt-BR"/>
        </w:rPr>
        <w:t>Raphael Dornelas</w:t>
      </w:r>
    </w:p>
    <w:p w:rsidR="00D7303E" w:rsidRPr="00BD6AE5" w:rsidRDefault="00D7303E" w:rsidP="00A01D6F">
      <w:pPr>
        <w:pStyle w:val="ListParagraph"/>
        <w:numPr>
          <w:ilvl w:val="2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AD – </w:t>
      </w:r>
      <w:r w:rsidR="00D85FE1" w:rsidRPr="00BD6AE5">
        <w:rPr>
          <w:rFonts w:asciiTheme="minorHAnsi" w:hAnsiTheme="minorHAnsi" w:cstheme="minorHAnsi"/>
          <w:sz w:val="24"/>
          <w:szCs w:val="24"/>
          <w:lang w:val="pt-BR"/>
        </w:rPr>
        <w:t>Mauro Leite</w:t>
      </w:r>
      <w:ins w:id="66" w:author="Azeredo, Rafael" w:date="2013-07-09T08:56:00Z"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t xml:space="preserve">, Rafael </w:t>
        </w:r>
        <w:proofErr w:type="gramStart"/>
        <w:r w:rsidR="0016440B">
          <w:rPr>
            <w:rFonts w:asciiTheme="minorHAnsi" w:hAnsiTheme="minorHAnsi" w:cstheme="minorHAnsi"/>
            <w:sz w:val="24"/>
            <w:szCs w:val="24"/>
            <w:lang w:val="pt-BR"/>
          </w:rPr>
          <w:t>Azeredo</w:t>
        </w:r>
      </w:ins>
      <w:proofErr w:type="gramEnd"/>
    </w:p>
    <w:p w:rsidR="00466DB1" w:rsidRPr="00BD6AE5" w:rsidRDefault="00466DB1" w:rsidP="00D7303E">
      <w:pPr>
        <w:spacing w:before="0"/>
        <w:rPr>
          <w:rFonts w:asciiTheme="minorHAnsi" w:hAnsiTheme="minorHAnsi" w:cstheme="minorHAnsi"/>
          <w:sz w:val="24"/>
          <w:szCs w:val="24"/>
          <w:lang w:val="pt-BR"/>
        </w:rPr>
      </w:pPr>
    </w:p>
    <w:tbl>
      <w:tblPr>
        <w:tblW w:w="942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5"/>
        <w:gridCol w:w="1941"/>
        <w:gridCol w:w="1890"/>
        <w:gridCol w:w="3510"/>
      </w:tblGrid>
      <w:tr w:rsidR="00D7303E" w:rsidRPr="00BD6AE5" w:rsidTr="0016440B">
        <w:trPr>
          <w:trHeight w:val="315"/>
        </w:trPr>
        <w:tc>
          <w:tcPr>
            <w:tcW w:w="2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Nome</w:t>
            </w:r>
          </w:p>
        </w:tc>
        <w:tc>
          <w:tcPr>
            <w:tcW w:w="194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A4006B" w:rsidP="00A4006B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Resp.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A4006B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Telefone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C2D69A"/>
            <w:noWrap/>
            <w:vAlign w:val="center"/>
            <w:hideMark/>
          </w:tcPr>
          <w:p w:rsidR="00D7303E" w:rsidRPr="00BD6AE5" w:rsidRDefault="00D7303E" w:rsidP="00DC777D">
            <w:pPr>
              <w:spacing w:before="0"/>
              <w:jc w:val="center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E-mail</w:t>
            </w:r>
          </w:p>
        </w:tc>
      </w:tr>
      <w:tr w:rsidR="00D7303E" w:rsidRPr="00797E2A" w:rsidTr="0016440B">
        <w:trPr>
          <w:trHeight w:val="315"/>
        </w:trPr>
        <w:tc>
          <w:tcPr>
            <w:tcW w:w="2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D7303E" w:rsidRPr="00BD6AE5" w:rsidRDefault="00D7303E" w:rsidP="00D7303E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del w:id="67" w:author="Azeredo, Rafael" w:date="2013-07-09T08:57:00Z">
              <w:r w:rsidRPr="00BD6AE5" w:rsidDel="0016440B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delText>Walner Malta</w:delText>
              </w:r>
            </w:del>
            <w:ins w:id="68" w:author="Azeredo, Rafael" w:date="2013-07-09T08:57:00Z">
              <w:r w:rsidR="0016440B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Renato Serpa</w:t>
              </w:r>
            </w:ins>
          </w:p>
        </w:tc>
        <w:tc>
          <w:tcPr>
            <w:tcW w:w="194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D7303E" w:rsidRPr="00BD6AE5" w:rsidRDefault="00A4006B" w:rsidP="00D7303E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Gerente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auto"/>
            <w:noWrap/>
            <w:vAlign w:val="center"/>
            <w:hideMark/>
          </w:tcPr>
          <w:p w:rsidR="00D7303E" w:rsidRPr="00BD6AE5" w:rsidRDefault="00D85FE1" w:rsidP="00D7303E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del w:id="69" w:author="Azeredo, Rafael" w:date="2013-07-09T08:57:00Z">
              <w:r w:rsidRPr="00BD6AE5" w:rsidDel="0016440B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delText>(11) 99187 2644</w:delText>
              </w:r>
            </w:del>
          </w:p>
        </w:tc>
        <w:tc>
          <w:tcPr>
            <w:tcW w:w="35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:rsidR="00D7303E" w:rsidRPr="00BD6AE5" w:rsidRDefault="0016440B" w:rsidP="0016440B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ins w:id="70" w:author="Azeredo, Rafael" w:date="2013-07-09T08:57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begin"/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 xml:space="preserve"> HYPERLINK "mailto:</w:instrText>
              </w:r>
              <w:r w:rsidRPr="0016440B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>renato.s.souza@accenture.com</w:instrText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 xml:space="preserve">" </w:instrText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separate"/>
              </w:r>
              <w:r w:rsidRPr="00F66EA7">
                <w:rPr>
                  <w:rStyle w:val="Hyperlink"/>
                  <w:rFonts w:asciiTheme="minorHAnsi" w:hAnsiTheme="minorHAnsi" w:cstheme="minorHAnsi"/>
                  <w:szCs w:val="22"/>
                  <w:lang w:val="pt-BR" w:eastAsia="pt-BR"/>
                </w:rPr>
                <w:t>renato.s.souza@accenture.com</w:t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end"/>
              </w:r>
            </w:ins>
          </w:p>
        </w:tc>
      </w:tr>
      <w:tr w:rsidR="00D7303E" w:rsidRPr="0016440B" w:rsidTr="0016440B">
        <w:trPr>
          <w:trHeight w:val="315"/>
        </w:trPr>
        <w:tc>
          <w:tcPr>
            <w:tcW w:w="2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D7303E" w:rsidRPr="00BD6AE5" w:rsidRDefault="0016440B" w:rsidP="00D7303E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ins w:id="71" w:author="Azeredo, Rafael" w:date="2013-07-09T08:58:00Z">
              <w:r w:rsidRPr="00BD6AE5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Mauro Leite</w:t>
              </w:r>
            </w:ins>
          </w:p>
        </w:tc>
        <w:tc>
          <w:tcPr>
            <w:tcW w:w="194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D7303E" w:rsidRPr="00BD6AE5" w:rsidRDefault="00A4006B" w:rsidP="0016440B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Coordenador</w:t>
            </w:r>
            <w:ins w:id="72" w:author="Azeredo, Rafael" w:date="2013-07-09T08:58:00Z">
              <w:r w:rsidR="0016440B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/Ponto Focal AD/</w:t>
              </w:r>
              <w:proofErr w:type="spellStart"/>
              <w:r w:rsidR="0016440B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Vendor</w:t>
              </w:r>
            </w:ins>
            <w:proofErr w:type="spellEnd"/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auto"/>
            <w:noWrap/>
            <w:vAlign w:val="center"/>
            <w:hideMark/>
          </w:tcPr>
          <w:p w:rsidR="00D7303E" w:rsidRPr="00BD6AE5" w:rsidRDefault="008616A2" w:rsidP="0016440B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(</w:t>
            </w:r>
            <w:ins w:id="73" w:author="Azeredo, Rafael" w:date="2013-07-09T08:58:00Z">
              <w:r w:rsidR="0016440B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21</w:t>
              </w:r>
            </w:ins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)</w:t>
            </w:r>
            <w:ins w:id="74" w:author="Azeredo, Rafael" w:date="2013-07-09T08:58:00Z">
              <w:r w:rsidR="0016440B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3724-6534</w:t>
              </w:r>
            </w:ins>
          </w:p>
        </w:tc>
        <w:tc>
          <w:tcPr>
            <w:tcW w:w="35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:rsidR="00D7303E" w:rsidRPr="00BD6AE5" w:rsidRDefault="0016440B" w:rsidP="0016440B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ins w:id="75" w:author="Azeredo, Rafael" w:date="2013-07-09T08:57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begin"/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 xml:space="preserve"> HYPERLINK "mailto:</w:instrText>
              </w:r>
              <w:r w:rsidRPr="0016440B"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>mauro.leite@accenture.com</w:instrText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 xml:space="preserve">" </w:instrText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separate"/>
              </w:r>
              <w:r w:rsidRPr="00F66EA7">
                <w:rPr>
                  <w:rStyle w:val="Hyperlink"/>
                  <w:rFonts w:asciiTheme="minorHAnsi" w:hAnsiTheme="minorHAnsi" w:cstheme="minorHAnsi"/>
                  <w:szCs w:val="22"/>
                  <w:lang w:val="pt-BR" w:eastAsia="pt-BR"/>
                </w:rPr>
                <w:t>mauro.leite@accenture.com</w:t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end"/>
              </w:r>
            </w:ins>
          </w:p>
        </w:tc>
      </w:tr>
      <w:tr w:rsidR="0016440B" w:rsidRPr="0016440B" w:rsidTr="0016440B">
        <w:trPr>
          <w:trHeight w:val="315"/>
          <w:ins w:id="76" w:author="Azeredo, Rafael" w:date="2013-07-09T08:58:00Z"/>
        </w:trPr>
        <w:tc>
          <w:tcPr>
            <w:tcW w:w="2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</w:tcPr>
          <w:p w:rsidR="0016440B" w:rsidRPr="00BD6AE5" w:rsidRDefault="0016440B" w:rsidP="00D7303E">
            <w:pPr>
              <w:spacing w:before="0"/>
              <w:rPr>
                <w:ins w:id="77" w:author="Azeredo, Rafael" w:date="2013-07-09T08:58:00Z"/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ins w:id="78" w:author="Azeredo, Rafael" w:date="2013-07-09T08:58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Rafael Azeredo</w:t>
              </w:r>
            </w:ins>
          </w:p>
        </w:tc>
        <w:tc>
          <w:tcPr>
            <w:tcW w:w="194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</w:tcPr>
          <w:p w:rsidR="0016440B" w:rsidRPr="00BD6AE5" w:rsidRDefault="0016440B" w:rsidP="0016440B">
            <w:pPr>
              <w:spacing w:before="0"/>
              <w:rPr>
                <w:ins w:id="79" w:author="Azeredo, Rafael" w:date="2013-07-09T08:58:00Z"/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ins w:id="80" w:author="Azeredo, Rafael" w:date="2013-07-09T08:58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Ponto Focal AD/</w:t>
              </w:r>
              <w:proofErr w:type="spellStart"/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Vendor</w:t>
              </w:r>
              <w:proofErr w:type="spellEnd"/>
            </w:ins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auto"/>
            <w:noWrap/>
            <w:vAlign w:val="center"/>
          </w:tcPr>
          <w:p w:rsidR="0016440B" w:rsidRPr="00BD6AE5" w:rsidRDefault="0016440B" w:rsidP="0016440B">
            <w:pPr>
              <w:spacing w:before="0"/>
              <w:rPr>
                <w:ins w:id="81" w:author="Azeredo, Rafael" w:date="2013-07-09T08:58:00Z"/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ins w:id="82" w:author="Azeredo, Rafael" w:date="2013-07-09T08:58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(21)3724-6530</w:t>
              </w:r>
            </w:ins>
          </w:p>
        </w:tc>
        <w:tc>
          <w:tcPr>
            <w:tcW w:w="35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auto"/>
            <w:noWrap/>
            <w:vAlign w:val="center"/>
          </w:tcPr>
          <w:p w:rsidR="0016440B" w:rsidRDefault="0016440B" w:rsidP="0016440B">
            <w:pPr>
              <w:spacing w:before="0"/>
              <w:rPr>
                <w:ins w:id="83" w:author="Azeredo, Rafael" w:date="2013-07-09T08:58:00Z"/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ins w:id="84" w:author="Azeredo, Rafael" w:date="2013-07-09T08:59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begin"/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 xml:space="preserve"> HYPERLINK "mailto:</w:instrText>
              </w:r>
            </w:ins>
            <w:ins w:id="85" w:author="Azeredo, Rafael" w:date="2013-07-09T08:58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>Rafael.azeredo@accenture.com</w:instrText>
              </w:r>
            </w:ins>
            <w:ins w:id="86" w:author="Azeredo, Rafael" w:date="2013-07-09T08:59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 xml:space="preserve">" </w:instrText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separate"/>
              </w:r>
            </w:ins>
            <w:ins w:id="87" w:author="Azeredo, Rafael" w:date="2013-07-09T08:58:00Z">
              <w:r w:rsidRPr="00F66EA7">
                <w:rPr>
                  <w:rStyle w:val="Hyperlink"/>
                  <w:rFonts w:asciiTheme="minorHAnsi" w:hAnsiTheme="minorHAnsi" w:cstheme="minorHAnsi"/>
                  <w:szCs w:val="22"/>
                  <w:lang w:val="pt-BR" w:eastAsia="pt-BR"/>
                </w:rPr>
                <w:t>Rafael.azeredo@accenture.com</w:t>
              </w:r>
            </w:ins>
            <w:ins w:id="88" w:author="Azeredo, Rafael" w:date="2013-07-09T08:59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end"/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 xml:space="preserve"> </w:t>
              </w:r>
            </w:ins>
          </w:p>
        </w:tc>
      </w:tr>
      <w:tr w:rsidR="008616A2" w:rsidRPr="00BD6AE5" w:rsidTr="0016440B">
        <w:trPr>
          <w:trHeight w:val="315"/>
        </w:trPr>
        <w:tc>
          <w:tcPr>
            <w:tcW w:w="2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</w:tcPr>
          <w:p w:rsidR="008616A2" w:rsidRPr="00BD6AE5" w:rsidRDefault="00667F2F" w:rsidP="00D7303E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Raphael Dornelas</w:t>
            </w:r>
          </w:p>
        </w:tc>
        <w:tc>
          <w:tcPr>
            <w:tcW w:w="194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</w:tcPr>
          <w:p w:rsidR="008616A2" w:rsidRPr="00BD6AE5" w:rsidRDefault="00A4006B" w:rsidP="00A4006B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Ponto Focal AM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auto"/>
            <w:noWrap/>
            <w:vAlign w:val="center"/>
          </w:tcPr>
          <w:p w:rsidR="008616A2" w:rsidRPr="00BD6AE5" w:rsidRDefault="00A4006B" w:rsidP="00667F2F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(</w:t>
            </w:r>
            <w:r w:rsidR="00667F2F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21</w:t>
            </w: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 xml:space="preserve">) </w:t>
            </w:r>
            <w:r w:rsidR="00667F2F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3724</w:t>
            </w:r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-</w:t>
            </w:r>
            <w:r w:rsidR="00667F2F"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t>6537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auto"/>
            <w:noWrap/>
            <w:vAlign w:val="center"/>
          </w:tcPr>
          <w:p w:rsidR="008616A2" w:rsidRPr="00BD6AE5" w:rsidRDefault="0016440B" w:rsidP="00D7303E">
            <w:pPr>
              <w:spacing w:before="0"/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</w:pPr>
            <w:ins w:id="89" w:author="Azeredo, Rafael" w:date="2013-07-09T08:59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begin"/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 xml:space="preserve"> HYPERLINK "mailto:</w:instrText>
              </w:r>
            </w:ins>
            <w:r w:rsidRPr="00BD6AE5">
              <w:rPr>
                <w:rFonts w:asciiTheme="minorHAnsi" w:hAnsiTheme="minorHAnsi" w:cstheme="minorHAnsi"/>
                <w:color w:val="000000"/>
                <w:szCs w:val="22"/>
                <w:lang w:val="pt-BR" w:eastAsia="pt-BR"/>
              </w:rPr>
              <w:instrText>raphael.dornelas@accenture.com</w:instrText>
            </w:r>
            <w:ins w:id="90" w:author="Azeredo, Rafael" w:date="2013-07-09T08:59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instrText xml:space="preserve">" </w:instrText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separate"/>
              </w:r>
            </w:ins>
            <w:r w:rsidRPr="00F66EA7">
              <w:rPr>
                <w:rStyle w:val="Hyperlink"/>
                <w:rFonts w:asciiTheme="minorHAnsi" w:hAnsiTheme="minorHAnsi" w:cstheme="minorHAnsi"/>
                <w:szCs w:val="22"/>
                <w:lang w:val="pt-BR" w:eastAsia="pt-BR"/>
              </w:rPr>
              <w:t>raphael.dornelas@accenture.com</w:t>
            </w:r>
            <w:ins w:id="91" w:author="Azeredo, Rafael" w:date="2013-07-09T08:59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fldChar w:fldCharType="end"/>
              </w:r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 xml:space="preserve"> </w:t>
              </w:r>
            </w:ins>
          </w:p>
        </w:tc>
      </w:tr>
      <w:tr w:rsidR="0016440B" w:rsidRPr="00BD6AE5" w:rsidTr="0016440B">
        <w:trPr>
          <w:trHeight w:val="315"/>
          <w:ins w:id="92" w:author="Azeredo, Rafael" w:date="2013-07-09T08:59:00Z"/>
        </w:trPr>
        <w:tc>
          <w:tcPr>
            <w:tcW w:w="2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</w:tcPr>
          <w:p w:rsidR="0016440B" w:rsidRPr="0016440B" w:rsidRDefault="0016440B" w:rsidP="0016440B">
            <w:pPr>
              <w:spacing w:before="0"/>
              <w:rPr>
                <w:ins w:id="93" w:author="Azeredo, Rafael" w:date="2013-07-09T08:59:00Z"/>
                <w:rFonts w:asciiTheme="minorHAnsi" w:hAnsiTheme="minorHAnsi" w:cstheme="minorHAnsi"/>
                <w:color w:val="000000"/>
                <w:szCs w:val="22"/>
                <w:lang w:val="en-US" w:eastAsia="pt-BR"/>
              </w:rPr>
            </w:pPr>
            <w:ins w:id="94" w:author="Azeredo, Rafael" w:date="2013-07-09T08:59:00Z">
              <w:r w:rsidRPr="00BD6AE5">
                <w:rPr>
                  <w:rFonts w:asciiTheme="minorHAnsi" w:hAnsiTheme="minorHAnsi" w:cstheme="minorHAnsi"/>
                  <w:sz w:val="24"/>
                  <w:szCs w:val="24"/>
                  <w:lang w:val="en-US"/>
                </w:rPr>
                <w:t xml:space="preserve">Emerson Xavier </w:t>
              </w:r>
            </w:ins>
          </w:p>
        </w:tc>
        <w:tc>
          <w:tcPr>
            <w:tcW w:w="194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</w:tcPr>
          <w:p w:rsidR="0016440B" w:rsidRPr="0016440B" w:rsidRDefault="0016440B" w:rsidP="00A4006B">
            <w:pPr>
              <w:spacing w:before="0"/>
              <w:rPr>
                <w:ins w:id="95" w:author="Azeredo, Rafael" w:date="2013-07-09T08:59:00Z"/>
                <w:rFonts w:asciiTheme="minorHAnsi" w:hAnsiTheme="minorHAnsi" w:cstheme="minorHAnsi"/>
                <w:color w:val="000000"/>
                <w:szCs w:val="22"/>
                <w:lang w:val="en-US" w:eastAsia="pt-BR"/>
              </w:rPr>
            </w:pPr>
            <w:ins w:id="96" w:author="Azeredo, Rafael" w:date="2013-07-09T09:00:00Z">
              <w:r>
                <w:rPr>
                  <w:rFonts w:asciiTheme="minorHAnsi" w:hAnsiTheme="minorHAnsi" w:cstheme="minorHAnsi"/>
                  <w:color w:val="000000"/>
                  <w:szCs w:val="22"/>
                  <w:lang w:val="pt-BR" w:eastAsia="pt-BR"/>
                </w:rPr>
                <w:t>Ponto Focal AD</w:t>
              </w:r>
            </w:ins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auto"/>
            <w:noWrap/>
            <w:vAlign w:val="center"/>
          </w:tcPr>
          <w:p w:rsidR="0016440B" w:rsidRPr="0016440B" w:rsidRDefault="0016440B" w:rsidP="00667F2F">
            <w:pPr>
              <w:spacing w:before="0"/>
              <w:rPr>
                <w:ins w:id="97" w:author="Azeredo, Rafael" w:date="2013-07-09T08:59:00Z"/>
                <w:rFonts w:asciiTheme="minorHAnsi" w:hAnsiTheme="minorHAnsi" w:cstheme="minorHAnsi"/>
                <w:color w:val="000000"/>
                <w:szCs w:val="22"/>
                <w:lang w:val="en-US" w:eastAsia="pt-BR"/>
              </w:rPr>
            </w:pPr>
            <w:ins w:id="98" w:author="Azeredo, Rafael" w:date="2013-07-09T09:00:00Z">
              <w:r>
                <w:rPr>
                  <w:rFonts w:asciiTheme="minorHAnsi" w:hAnsiTheme="minorHAnsi" w:cstheme="minorHAnsi"/>
                  <w:color w:val="000000"/>
                  <w:szCs w:val="22"/>
                  <w:lang w:val="en-US" w:eastAsia="pt-BR"/>
                </w:rPr>
                <w:t>(21) 3724-6532</w:t>
              </w:r>
            </w:ins>
          </w:p>
        </w:tc>
        <w:tc>
          <w:tcPr>
            <w:tcW w:w="35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auto"/>
            <w:noWrap/>
            <w:vAlign w:val="center"/>
          </w:tcPr>
          <w:p w:rsidR="0016440B" w:rsidRPr="0016440B" w:rsidRDefault="0016440B" w:rsidP="00D7303E">
            <w:pPr>
              <w:spacing w:before="0"/>
              <w:rPr>
                <w:ins w:id="99" w:author="Azeredo, Rafael" w:date="2013-07-09T08:59:00Z"/>
                <w:rFonts w:asciiTheme="minorHAnsi" w:hAnsiTheme="minorHAnsi" w:cstheme="minorHAnsi"/>
                <w:color w:val="000000"/>
                <w:szCs w:val="22"/>
                <w:lang w:val="en-US" w:eastAsia="pt-BR"/>
              </w:rPr>
            </w:pPr>
            <w:ins w:id="100" w:author="Azeredo, Rafael" w:date="2013-07-09T08:59:00Z">
              <w:r>
                <w:rPr>
                  <w:rFonts w:asciiTheme="minorHAnsi" w:hAnsiTheme="minorHAnsi" w:cstheme="minorHAnsi"/>
                  <w:sz w:val="24"/>
                  <w:szCs w:val="24"/>
                  <w:lang w:val="en-US"/>
                </w:rPr>
                <w:fldChar w:fldCharType="begin"/>
              </w:r>
              <w:r>
                <w:rPr>
                  <w:rFonts w:asciiTheme="minorHAnsi" w:hAnsiTheme="minorHAnsi" w:cstheme="minorHAnsi"/>
                  <w:sz w:val="24"/>
                  <w:szCs w:val="24"/>
                  <w:lang w:val="en-US"/>
                </w:rPr>
                <w:instrText xml:space="preserve"> HYPERLINK "mailto:emerson.xavier@accenture.com" </w:instrText>
              </w:r>
              <w:r>
                <w:rPr>
                  <w:rFonts w:asciiTheme="minorHAnsi" w:hAnsiTheme="minorHAnsi" w:cstheme="minorHAnsi"/>
                  <w:sz w:val="24"/>
                  <w:szCs w:val="24"/>
                  <w:lang w:val="en-US"/>
                </w:rPr>
                <w:fldChar w:fldCharType="separate"/>
              </w:r>
              <w:r w:rsidRPr="00F66EA7">
                <w:rPr>
                  <w:rStyle w:val="Hyperlink"/>
                  <w:rFonts w:asciiTheme="minorHAnsi" w:hAnsiTheme="minorHAnsi" w:cstheme="minorHAnsi"/>
                  <w:sz w:val="24"/>
                  <w:szCs w:val="24"/>
                  <w:lang w:val="en-US"/>
                </w:rPr>
                <w:t>emerson.xavier@accenture.com</w:t>
              </w:r>
              <w:r>
                <w:rPr>
                  <w:rFonts w:asciiTheme="minorHAnsi" w:hAnsiTheme="minorHAnsi" w:cstheme="minorHAnsi"/>
                  <w:sz w:val="24"/>
                  <w:szCs w:val="24"/>
                  <w:lang w:val="en-US"/>
                </w:rPr>
                <w:fldChar w:fldCharType="end"/>
              </w:r>
              <w:r>
                <w:rPr>
                  <w:rFonts w:asciiTheme="minorHAnsi" w:hAnsiTheme="minorHAnsi" w:cstheme="minorHAnsi"/>
                  <w:sz w:val="24"/>
                  <w:szCs w:val="24"/>
                  <w:lang w:val="en-US"/>
                </w:rPr>
                <w:t xml:space="preserve"> </w:t>
              </w:r>
            </w:ins>
          </w:p>
        </w:tc>
      </w:tr>
    </w:tbl>
    <w:p w:rsidR="009955F5" w:rsidRPr="0016440B" w:rsidRDefault="009955F5" w:rsidP="00466DB1">
      <w:pPr>
        <w:pStyle w:val="ListParagraph"/>
        <w:spacing w:before="0"/>
        <w:ind w:left="1440"/>
        <w:rPr>
          <w:rFonts w:asciiTheme="minorHAnsi" w:hAnsiTheme="minorHAnsi" w:cstheme="minorHAnsi"/>
          <w:sz w:val="24"/>
          <w:szCs w:val="24"/>
          <w:lang w:val="en-US"/>
        </w:rPr>
      </w:pPr>
    </w:p>
    <w:p w:rsidR="00FF0EBD" w:rsidRPr="00BD6AE5" w:rsidRDefault="00FF0EBD" w:rsidP="00A01D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b/>
          <w:bCs/>
          <w:caps/>
          <w:sz w:val="24"/>
          <w:szCs w:val="24"/>
          <w:lang w:val="pt-BR"/>
        </w:rPr>
        <w:t>Outros:</w:t>
      </w:r>
    </w:p>
    <w:p w:rsidR="00FF0EBD" w:rsidRPr="00BD6AE5" w:rsidRDefault="00387F7B" w:rsidP="00F13E7C">
      <w:pPr>
        <w:ind w:left="576"/>
        <w:rPr>
          <w:rFonts w:asciiTheme="minorHAnsi" w:hAnsiTheme="minorHAnsi" w:cstheme="minorHAnsi"/>
          <w:i/>
          <w:color w:val="FF0000"/>
          <w:lang w:val="pt-BR"/>
        </w:rPr>
      </w:pPr>
      <w:r w:rsidRPr="00BD6AE5">
        <w:rPr>
          <w:rFonts w:asciiTheme="minorHAnsi" w:hAnsiTheme="minorHAnsi" w:cstheme="minorHAnsi"/>
          <w:i/>
          <w:color w:val="FF0000"/>
          <w:lang w:val="pt-BR"/>
        </w:rPr>
        <w:t>N/A</w:t>
      </w:r>
    </w:p>
    <w:p w:rsidR="00FF0EBD" w:rsidRPr="00BD6AE5" w:rsidRDefault="00FF0EBD" w:rsidP="00F13E7C">
      <w:pPr>
        <w:ind w:left="576"/>
        <w:rPr>
          <w:rFonts w:asciiTheme="minorHAnsi" w:hAnsiTheme="minorHAnsi" w:cstheme="minorHAnsi"/>
          <w:i/>
          <w:color w:val="17365D" w:themeColor="text2" w:themeShade="BF"/>
          <w:lang w:val="pt-BR"/>
        </w:rPr>
      </w:pPr>
    </w:p>
    <w:p w:rsidR="003378D6" w:rsidRPr="00BD6AE5" w:rsidRDefault="003378D6" w:rsidP="00F13E7C">
      <w:pPr>
        <w:ind w:left="576"/>
        <w:rPr>
          <w:rFonts w:asciiTheme="minorHAnsi" w:hAnsiTheme="minorHAnsi" w:cstheme="minorHAnsi"/>
          <w:i/>
          <w:color w:val="17365D" w:themeColor="text2" w:themeShade="BF"/>
          <w:lang w:val="pt-BR"/>
        </w:rPr>
      </w:pPr>
      <w:r w:rsidRPr="00BD6AE5">
        <w:rPr>
          <w:rFonts w:asciiTheme="minorHAnsi" w:hAnsiTheme="minorHAnsi" w:cstheme="minorHAnsi"/>
          <w:i/>
          <w:color w:val="17365D" w:themeColor="text2" w:themeShade="BF"/>
          <w:lang w:val="pt-BR"/>
        </w:rPr>
        <w:br w:type="page"/>
      </w:r>
    </w:p>
    <w:p w:rsidR="00FF0EBD" w:rsidRPr="00BD6AE5" w:rsidRDefault="00FF0EBD" w:rsidP="00F13E7C">
      <w:pPr>
        <w:ind w:left="576"/>
        <w:rPr>
          <w:rFonts w:asciiTheme="minorHAnsi" w:hAnsiTheme="minorHAnsi" w:cstheme="minorHAnsi"/>
          <w:i/>
          <w:color w:val="17365D" w:themeColor="text2" w:themeShade="BF"/>
          <w:lang w:val="pt-BR"/>
        </w:rPr>
      </w:pPr>
    </w:p>
    <w:p w:rsidR="000A61FD" w:rsidRPr="00BD6AE5" w:rsidRDefault="000A61FD" w:rsidP="00FF5B74">
      <w:pPr>
        <w:pStyle w:val="Heading1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  </w:t>
      </w:r>
      <w:bookmarkStart w:id="101" w:name="_Toc361124044"/>
      <w:r w:rsidR="007F495D" w:rsidRPr="00BD6AE5">
        <w:rPr>
          <w:rFonts w:asciiTheme="minorHAnsi" w:hAnsiTheme="minorHAnsi" w:cstheme="minorHAnsi"/>
          <w:lang w:val="pt-BR"/>
        </w:rPr>
        <w:t xml:space="preserve">Histórico / </w:t>
      </w:r>
      <w:r w:rsidRPr="00BD6AE5">
        <w:rPr>
          <w:rFonts w:asciiTheme="minorHAnsi" w:hAnsiTheme="minorHAnsi" w:cstheme="minorHAnsi"/>
          <w:lang w:val="pt-BR"/>
        </w:rPr>
        <w:t>Fluxo de Atendimento</w:t>
      </w:r>
      <w:bookmarkEnd w:id="101"/>
    </w:p>
    <w:p w:rsidR="000A61FD" w:rsidRPr="00625519" w:rsidRDefault="000A61FD" w:rsidP="0059579A">
      <w:pPr>
        <w:rPr>
          <w:rFonts w:asciiTheme="minorHAnsi" w:hAnsiTheme="minorHAnsi"/>
          <w:b/>
          <w:lang w:val="pt-BR"/>
        </w:rPr>
      </w:pPr>
      <w:r w:rsidRPr="00625519">
        <w:rPr>
          <w:rFonts w:asciiTheme="minorHAnsi" w:hAnsiTheme="minorHAnsi"/>
          <w:b/>
          <w:lang w:val="pt-BR"/>
        </w:rPr>
        <w:t>Fluxo de Atendimento AM</w:t>
      </w:r>
    </w:p>
    <w:p w:rsidR="008616A2" w:rsidRPr="00BD6AE5" w:rsidRDefault="008616A2" w:rsidP="008616A2">
      <w:pPr>
        <w:ind w:left="576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O fornecedor é Accenture (DC-RJ) e </w:t>
      </w:r>
      <w:r w:rsidR="0037584E" w:rsidRPr="00BD6AE5">
        <w:rPr>
          <w:rFonts w:asciiTheme="minorHAnsi" w:hAnsiTheme="minorHAnsi" w:cstheme="minorHAnsi"/>
          <w:lang w:val="pt-BR"/>
        </w:rPr>
        <w:t xml:space="preserve">para </w:t>
      </w:r>
      <w:proofErr w:type="spellStart"/>
      <w:r w:rsidRPr="00BD6AE5">
        <w:rPr>
          <w:rFonts w:asciiTheme="minorHAnsi" w:hAnsiTheme="minorHAnsi" w:cstheme="minorHAnsi"/>
          <w:lang w:val="pt-BR"/>
        </w:rPr>
        <w:t>contacta</w:t>
      </w:r>
      <w:r w:rsidR="0037584E" w:rsidRPr="00BD6AE5">
        <w:rPr>
          <w:rFonts w:asciiTheme="minorHAnsi" w:hAnsiTheme="minorHAnsi" w:cstheme="minorHAnsi"/>
          <w:lang w:val="pt-BR"/>
        </w:rPr>
        <w:t>r</w:t>
      </w:r>
      <w:proofErr w:type="spellEnd"/>
      <w:r w:rsidR="0037584E" w:rsidRPr="00BD6AE5">
        <w:rPr>
          <w:rFonts w:asciiTheme="minorHAnsi" w:hAnsiTheme="minorHAnsi" w:cstheme="minorHAnsi"/>
          <w:lang w:val="pt-BR"/>
        </w:rPr>
        <w:t xml:space="preserve"> pode ser</w:t>
      </w:r>
      <w:r w:rsidRPr="00BD6AE5">
        <w:rPr>
          <w:rFonts w:asciiTheme="minorHAnsi" w:hAnsiTheme="minorHAnsi" w:cstheme="minorHAnsi"/>
          <w:lang w:val="pt-BR"/>
        </w:rPr>
        <w:t xml:space="preserve"> através de </w:t>
      </w:r>
      <w:proofErr w:type="spellStart"/>
      <w:r w:rsidRPr="00BD6AE5">
        <w:rPr>
          <w:rFonts w:asciiTheme="minorHAnsi" w:hAnsiTheme="minorHAnsi" w:cstheme="minorHAnsi"/>
          <w:lang w:val="pt-BR"/>
        </w:rPr>
        <w:t>email</w:t>
      </w:r>
      <w:proofErr w:type="spellEnd"/>
      <w:r w:rsidR="0037584E" w:rsidRPr="00BD6AE5">
        <w:rPr>
          <w:rFonts w:asciiTheme="minorHAnsi" w:hAnsiTheme="minorHAnsi" w:cstheme="minorHAnsi"/>
          <w:lang w:val="pt-BR"/>
        </w:rPr>
        <w:t xml:space="preserve"> ou Office Communicator</w:t>
      </w:r>
      <w:r w:rsidRPr="00BD6AE5">
        <w:rPr>
          <w:rFonts w:asciiTheme="minorHAnsi" w:hAnsiTheme="minorHAnsi" w:cstheme="minorHAnsi"/>
          <w:lang w:val="pt-BR"/>
        </w:rPr>
        <w:t xml:space="preserve">, </w:t>
      </w:r>
      <w:r w:rsidR="0025374B" w:rsidRPr="00BD6AE5">
        <w:rPr>
          <w:rFonts w:asciiTheme="minorHAnsi" w:hAnsiTheme="minorHAnsi" w:cstheme="minorHAnsi"/>
          <w:lang w:val="pt-BR"/>
        </w:rPr>
        <w:t>os chamados devem ser abertos via 108</w:t>
      </w:r>
      <w:r w:rsidR="0034128F" w:rsidRPr="00BD6AE5">
        <w:rPr>
          <w:rFonts w:asciiTheme="minorHAnsi" w:hAnsiTheme="minorHAnsi" w:cstheme="minorHAnsi"/>
          <w:lang w:val="pt-BR"/>
        </w:rPr>
        <w:t>online</w:t>
      </w:r>
      <w:r w:rsidR="0025374B" w:rsidRPr="00BD6AE5">
        <w:rPr>
          <w:rFonts w:asciiTheme="minorHAnsi" w:hAnsiTheme="minorHAnsi" w:cstheme="minorHAnsi"/>
          <w:lang w:val="pt-BR"/>
        </w:rPr>
        <w:t>.</w:t>
      </w:r>
    </w:p>
    <w:p w:rsidR="008616A2" w:rsidRPr="00BD6AE5" w:rsidRDefault="0037584E" w:rsidP="008616A2">
      <w:pPr>
        <w:ind w:left="576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Nossa Atuação do AM, </w:t>
      </w:r>
      <w:r w:rsidR="006E617A" w:rsidRPr="00BD6AE5">
        <w:rPr>
          <w:rFonts w:asciiTheme="minorHAnsi" w:hAnsiTheme="minorHAnsi" w:cstheme="minorHAnsi"/>
          <w:lang w:val="pt-BR"/>
        </w:rPr>
        <w:t xml:space="preserve">é realizar as alterações e solicitar a subida </w:t>
      </w:r>
      <w:proofErr w:type="gramStart"/>
      <w:r w:rsidR="006E617A" w:rsidRPr="00BD6AE5">
        <w:rPr>
          <w:rFonts w:asciiTheme="minorHAnsi" w:hAnsiTheme="minorHAnsi" w:cstheme="minorHAnsi"/>
          <w:lang w:val="pt-BR"/>
        </w:rPr>
        <w:t>da</w:t>
      </w:r>
      <w:r w:rsidRPr="00BD6AE5">
        <w:rPr>
          <w:rFonts w:asciiTheme="minorHAnsi" w:hAnsiTheme="minorHAnsi" w:cstheme="minorHAnsi"/>
          <w:lang w:val="pt-BR"/>
        </w:rPr>
        <w:t xml:space="preserve"> </w:t>
      </w:r>
      <w:proofErr w:type="spellStart"/>
      <w:r w:rsidRPr="00BD6AE5">
        <w:rPr>
          <w:rFonts w:asciiTheme="minorHAnsi" w:hAnsiTheme="minorHAnsi" w:cstheme="minorHAnsi"/>
          <w:lang w:val="pt-BR"/>
        </w:rPr>
        <w:t>package</w:t>
      </w:r>
      <w:proofErr w:type="spellEnd"/>
      <w:proofErr w:type="gramEnd"/>
      <w:r w:rsidRPr="00BD6AE5">
        <w:rPr>
          <w:rFonts w:asciiTheme="minorHAnsi" w:hAnsiTheme="minorHAnsi" w:cstheme="minorHAnsi"/>
          <w:lang w:val="pt-BR"/>
        </w:rPr>
        <w:t xml:space="preserve"> alterada </w:t>
      </w:r>
      <w:r w:rsidR="006E617A" w:rsidRPr="00BD6AE5">
        <w:rPr>
          <w:rFonts w:asciiTheme="minorHAnsi" w:hAnsiTheme="minorHAnsi" w:cstheme="minorHAnsi"/>
          <w:lang w:val="pt-BR"/>
        </w:rPr>
        <w:t>para a HP</w:t>
      </w:r>
      <w:r w:rsidRPr="00BD6AE5">
        <w:rPr>
          <w:rFonts w:asciiTheme="minorHAnsi" w:hAnsiTheme="minorHAnsi" w:cstheme="minorHAnsi"/>
          <w:lang w:val="pt-BR"/>
        </w:rPr>
        <w:t>, realizando os seguintes procedimentos:</w:t>
      </w:r>
    </w:p>
    <w:p w:rsidR="001C0438" w:rsidRPr="00BD6AE5" w:rsidRDefault="001C0438" w:rsidP="008616A2">
      <w:pPr>
        <w:ind w:left="576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- Solicitar Aprovação do Gestor de produção para a subida das </w:t>
      </w:r>
      <w:proofErr w:type="gramStart"/>
      <w:r w:rsidRPr="00BD6AE5">
        <w:rPr>
          <w:rFonts w:asciiTheme="minorHAnsi" w:hAnsiTheme="minorHAnsi" w:cstheme="minorHAnsi"/>
          <w:lang w:val="pt-BR"/>
        </w:rPr>
        <w:t>alterações(</w:t>
      </w:r>
      <w:proofErr w:type="gramEnd"/>
      <w:r w:rsidRPr="00BD6AE5">
        <w:rPr>
          <w:rFonts w:asciiTheme="minorHAnsi" w:hAnsiTheme="minorHAnsi" w:cstheme="minorHAnsi"/>
          <w:lang w:val="pt-BR"/>
        </w:rPr>
        <w:t>Chamados, OS);</w:t>
      </w:r>
    </w:p>
    <w:p w:rsidR="001C0438" w:rsidRPr="00BD6AE5" w:rsidRDefault="001C0438" w:rsidP="008616A2">
      <w:pPr>
        <w:ind w:left="576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- Criar a </w:t>
      </w:r>
      <w:proofErr w:type="spellStart"/>
      <w:r w:rsidRPr="00BD6AE5">
        <w:rPr>
          <w:rFonts w:asciiTheme="minorHAnsi" w:hAnsiTheme="minorHAnsi" w:cstheme="minorHAnsi"/>
          <w:lang w:val="pt-BR"/>
        </w:rPr>
        <w:t>packege</w:t>
      </w:r>
      <w:proofErr w:type="spellEnd"/>
      <w:r w:rsidRPr="00BD6AE5">
        <w:rPr>
          <w:rFonts w:asciiTheme="minorHAnsi" w:hAnsiTheme="minorHAnsi" w:cstheme="minorHAnsi"/>
          <w:lang w:val="pt-BR"/>
        </w:rPr>
        <w:t xml:space="preserve"> com as alterações;</w:t>
      </w:r>
    </w:p>
    <w:p w:rsidR="001C0438" w:rsidRPr="00BD6AE5" w:rsidRDefault="001C0438" w:rsidP="001C0438">
      <w:pPr>
        <w:ind w:left="576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- Inserir as </w:t>
      </w:r>
      <w:proofErr w:type="spellStart"/>
      <w:r w:rsidRPr="00BD6AE5">
        <w:rPr>
          <w:rFonts w:asciiTheme="minorHAnsi" w:hAnsiTheme="minorHAnsi" w:cstheme="minorHAnsi"/>
          <w:lang w:val="pt-BR"/>
        </w:rPr>
        <w:t>packeges</w:t>
      </w:r>
      <w:proofErr w:type="spellEnd"/>
      <w:r w:rsidRPr="00BD6AE5">
        <w:rPr>
          <w:rFonts w:asciiTheme="minorHAnsi" w:hAnsiTheme="minorHAnsi" w:cstheme="minorHAnsi"/>
          <w:lang w:val="pt-BR"/>
        </w:rPr>
        <w:t xml:space="preserve"> nos servidores no caminho </w:t>
      </w:r>
      <w:proofErr w:type="spellStart"/>
      <w:r w:rsidRPr="00BD6AE5">
        <w:rPr>
          <w:rFonts w:asciiTheme="minorHAnsi" w:hAnsiTheme="minorHAnsi" w:cstheme="minorHAnsi"/>
          <w:lang w:val="pt-BR"/>
        </w:rPr>
        <w:t>deploy</w:t>
      </w:r>
      <w:proofErr w:type="spellEnd"/>
      <w:r w:rsidRPr="00BD6AE5">
        <w:rPr>
          <w:rFonts w:asciiTheme="minorHAnsi" w:hAnsiTheme="minorHAnsi" w:cstheme="minorHAnsi"/>
          <w:lang w:val="pt-BR"/>
        </w:rPr>
        <w:t>/</w:t>
      </w:r>
      <w:proofErr w:type="spellStart"/>
      <w:r w:rsidRPr="00BD6AE5">
        <w:rPr>
          <w:rFonts w:asciiTheme="minorHAnsi" w:hAnsiTheme="minorHAnsi" w:cstheme="minorHAnsi"/>
          <w:lang w:val="pt-BR"/>
        </w:rPr>
        <w:t>sgpweb</w:t>
      </w:r>
      <w:proofErr w:type="spellEnd"/>
      <w:r w:rsidRPr="00BD6AE5">
        <w:rPr>
          <w:rFonts w:asciiTheme="minorHAnsi" w:hAnsiTheme="minorHAnsi" w:cstheme="minorHAnsi"/>
          <w:lang w:val="pt-BR"/>
        </w:rPr>
        <w:t>/entrada;</w:t>
      </w:r>
    </w:p>
    <w:p w:rsidR="0037584E" w:rsidRPr="00BD6AE5" w:rsidRDefault="0037584E" w:rsidP="008616A2">
      <w:pPr>
        <w:ind w:left="576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- </w:t>
      </w:r>
      <w:r w:rsidR="001C0438" w:rsidRPr="00BD6AE5">
        <w:rPr>
          <w:rFonts w:asciiTheme="minorHAnsi" w:hAnsiTheme="minorHAnsi" w:cstheme="minorHAnsi"/>
          <w:lang w:val="pt-BR"/>
        </w:rPr>
        <w:t xml:space="preserve">Solicitar a HP o </w:t>
      </w:r>
      <w:proofErr w:type="spellStart"/>
      <w:r w:rsidR="001C0438" w:rsidRPr="00BD6AE5">
        <w:rPr>
          <w:rFonts w:asciiTheme="minorHAnsi" w:hAnsiTheme="minorHAnsi" w:cstheme="minorHAnsi"/>
          <w:lang w:val="pt-BR"/>
        </w:rPr>
        <w:t>deploy</w:t>
      </w:r>
      <w:proofErr w:type="spellEnd"/>
      <w:r w:rsidR="001C0438" w:rsidRPr="00BD6AE5">
        <w:rPr>
          <w:rFonts w:asciiTheme="minorHAnsi" w:hAnsiTheme="minorHAnsi" w:cstheme="minorHAnsi"/>
          <w:lang w:val="pt-BR"/>
        </w:rPr>
        <w:t xml:space="preserve"> da Aplicação;</w:t>
      </w:r>
    </w:p>
    <w:p w:rsidR="0037584E" w:rsidRPr="00BD6AE5" w:rsidRDefault="001C0438" w:rsidP="001C0438">
      <w:pPr>
        <w:ind w:left="576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 xml:space="preserve">- Confirmar a realização do </w:t>
      </w:r>
      <w:proofErr w:type="spellStart"/>
      <w:r w:rsidRPr="00BD6AE5">
        <w:rPr>
          <w:rFonts w:asciiTheme="minorHAnsi" w:hAnsiTheme="minorHAnsi" w:cstheme="minorHAnsi"/>
          <w:lang w:val="pt-BR"/>
        </w:rPr>
        <w:t>deploy</w:t>
      </w:r>
      <w:proofErr w:type="spellEnd"/>
      <w:r w:rsidRPr="00BD6AE5">
        <w:rPr>
          <w:rFonts w:asciiTheme="minorHAnsi" w:hAnsiTheme="minorHAnsi" w:cstheme="minorHAnsi"/>
          <w:lang w:val="pt-BR"/>
        </w:rPr>
        <w:t>.</w:t>
      </w:r>
    </w:p>
    <w:p w:rsidR="008616A2" w:rsidRPr="00BD6AE5" w:rsidRDefault="008616A2" w:rsidP="008616A2">
      <w:pPr>
        <w:rPr>
          <w:rFonts w:asciiTheme="minorHAnsi" w:hAnsiTheme="minorHAnsi" w:cstheme="minorHAnsi"/>
          <w:lang w:val="pt-BR"/>
        </w:rPr>
      </w:pPr>
    </w:p>
    <w:p w:rsidR="00F749F8" w:rsidRPr="005B449F" w:rsidRDefault="00F749F8" w:rsidP="0059579A">
      <w:pPr>
        <w:rPr>
          <w:rFonts w:asciiTheme="minorHAnsi" w:hAnsiTheme="minorHAnsi"/>
          <w:b/>
          <w:lang w:val="pt-BR"/>
        </w:rPr>
      </w:pPr>
      <w:r w:rsidRPr="005B449F">
        <w:rPr>
          <w:rFonts w:asciiTheme="minorHAnsi" w:hAnsiTheme="minorHAnsi"/>
          <w:b/>
          <w:lang w:val="pt-BR"/>
        </w:rPr>
        <w:t>Fluxo de Atendimento AD</w:t>
      </w:r>
    </w:p>
    <w:p w:rsidR="00F749F8" w:rsidRPr="00BD6AE5" w:rsidRDefault="00644457" w:rsidP="0037584E">
      <w:pPr>
        <w:ind w:left="576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t>Não Há</w:t>
      </w:r>
      <w:r w:rsidR="0037584E" w:rsidRPr="00BD6AE5">
        <w:rPr>
          <w:rFonts w:asciiTheme="minorHAnsi" w:hAnsiTheme="minorHAnsi" w:cstheme="minorHAnsi"/>
          <w:lang w:val="pt-BR"/>
        </w:rPr>
        <w:t xml:space="preserve"> conhecimento.</w:t>
      </w:r>
    </w:p>
    <w:p w:rsidR="0037584E" w:rsidRPr="00BD6AE5" w:rsidRDefault="0037584E" w:rsidP="0037584E">
      <w:pPr>
        <w:ind w:left="576"/>
        <w:rPr>
          <w:rFonts w:asciiTheme="minorHAnsi" w:hAnsiTheme="minorHAnsi" w:cstheme="minorHAnsi"/>
          <w:lang w:val="pt-BR"/>
        </w:rPr>
      </w:pPr>
    </w:p>
    <w:p w:rsidR="00D0595C" w:rsidRPr="005B449F" w:rsidRDefault="00D0595C" w:rsidP="005B449F">
      <w:pPr>
        <w:rPr>
          <w:rFonts w:asciiTheme="minorHAnsi" w:hAnsiTheme="minorHAnsi" w:cstheme="minorHAnsi"/>
          <w:b/>
          <w:lang w:val="pt-BR"/>
        </w:rPr>
      </w:pPr>
      <w:proofErr w:type="spellStart"/>
      <w:r w:rsidRPr="005B449F">
        <w:rPr>
          <w:rFonts w:asciiTheme="minorHAnsi" w:hAnsiTheme="minorHAnsi"/>
          <w:b/>
        </w:rPr>
        <w:t>Últimas</w:t>
      </w:r>
      <w:proofErr w:type="spellEnd"/>
      <w:r w:rsidRPr="005B449F">
        <w:rPr>
          <w:rFonts w:asciiTheme="minorHAnsi" w:hAnsiTheme="minorHAnsi"/>
          <w:b/>
        </w:rPr>
        <w:t xml:space="preserve"> </w:t>
      </w:r>
      <w:proofErr w:type="spellStart"/>
      <w:r w:rsidRPr="005B449F">
        <w:rPr>
          <w:rFonts w:asciiTheme="minorHAnsi" w:hAnsiTheme="minorHAnsi"/>
          <w:b/>
        </w:rPr>
        <w:t>demandas</w:t>
      </w:r>
      <w:proofErr w:type="spellEnd"/>
      <w:r w:rsidRPr="005B449F">
        <w:rPr>
          <w:rFonts w:asciiTheme="minorHAnsi" w:hAnsiTheme="minorHAnsi"/>
          <w:b/>
        </w:rPr>
        <w:t>/</w:t>
      </w:r>
      <w:proofErr w:type="spellStart"/>
      <w:r w:rsidRPr="005B449F">
        <w:rPr>
          <w:rFonts w:asciiTheme="minorHAnsi" w:hAnsiTheme="minorHAnsi"/>
          <w:b/>
        </w:rPr>
        <w:t>chamados</w:t>
      </w:r>
      <w:proofErr w:type="spellEnd"/>
      <w:r w:rsidRPr="005B449F">
        <w:rPr>
          <w:rFonts w:asciiTheme="minorHAnsi" w:hAnsiTheme="minorHAnsi"/>
          <w:b/>
        </w:rPr>
        <w:t xml:space="preserve"> </w:t>
      </w:r>
      <w:proofErr w:type="spellStart"/>
      <w:r w:rsidRPr="005B449F">
        <w:rPr>
          <w:rFonts w:asciiTheme="minorHAnsi" w:hAnsiTheme="minorHAnsi"/>
          <w:b/>
        </w:rPr>
        <w:t>atendidos</w:t>
      </w:r>
      <w:proofErr w:type="spellEnd"/>
    </w:p>
    <w:p w:rsidR="00D0595C" w:rsidRPr="00BD6AE5" w:rsidRDefault="00D0595C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Número da OS - Breve descrição</w:t>
      </w:r>
      <w:r w:rsidR="0037584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- </w:t>
      </w:r>
      <w:r w:rsidR="00644457" w:rsidRPr="00BD6AE5">
        <w:rPr>
          <w:rFonts w:asciiTheme="minorHAnsi" w:hAnsiTheme="minorHAnsi" w:cstheme="minorHAnsi"/>
          <w:sz w:val="24"/>
          <w:szCs w:val="24"/>
          <w:lang w:val="pt-BR"/>
        </w:rPr>
        <w:t>Não Há</w:t>
      </w:r>
    </w:p>
    <w:p w:rsidR="00D0595C" w:rsidRPr="00BD6AE5" w:rsidRDefault="00D0595C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Escopo </w:t>
      </w:r>
      <w:r w:rsidR="0037584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– </w:t>
      </w:r>
      <w:r w:rsidR="0037584E" w:rsidRPr="00BD6AE5">
        <w:rPr>
          <w:rFonts w:asciiTheme="minorHAnsi" w:hAnsiTheme="minorHAnsi" w:cstheme="minorHAnsi"/>
          <w:color w:val="FF0000"/>
          <w:sz w:val="24"/>
          <w:szCs w:val="24"/>
          <w:lang w:val="pt-BR"/>
        </w:rPr>
        <w:t>N/A</w:t>
      </w:r>
    </w:p>
    <w:p w:rsidR="00D0595C" w:rsidRPr="00BD6AE5" w:rsidRDefault="00D0595C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Documentação (AM581 / AM583 / AM900)</w:t>
      </w:r>
      <w:r w:rsidR="0037584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</w:t>
      </w:r>
      <w:r w:rsidR="00644457" w:rsidRPr="00BD6AE5">
        <w:rPr>
          <w:rFonts w:asciiTheme="minorHAnsi" w:hAnsiTheme="minorHAnsi" w:cstheme="minorHAnsi"/>
          <w:sz w:val="24"/>
          <w:szCs w:val="24"/>
          <w:lang w:val="pt-BR"/>
        </w:rPr>
        <w:t>Não Há</w:t>
      </w:r>
    </w:p>
    <w:p w:rsidR="0037584E" w:rsidRPr="00BD6AE5" w:rsidRDefault="00517694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>Número da GMUD/SISDEMAN</w:t>
      </w:r>
      <w:r w:rsidR="0037584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– Informado no </w:t>
      </w:r>
      <w:proofErr w:type="spellStart"/>
      <w:r w:rsidR="0037584E" w:rsidRPr="00BD6AE5">
        <w:rPr>
          <w:rFonts w:asciiTheme="minorHAnsi" w:hAnsiTheme="minorHAnsi" w:cstheme="minorHAnsi"/>
          <w:sz w:val="24"/>
          <w:szCs w:val="24"/>
          <w:lang w:val="pt-BR"/>
        </w:rPr>
        <w:t>email</w:t>
      </w:r>
      <w:proofErr w:type="spellEnd"/>
      <w:r w:rsidR="0037584E"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 de KT</w:t>
      </w:r>
    </w:p>
    <w:p w:rsidR="0037584E" w:rsidRPr="00BD6AE5" w:rsidRDefault="00517694" w:rsidP="00A01D6F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>Problema</w:t>
      </w:r>
      <w:r w:rsidR="0037584E" w:rsidRPr="00BD6AE5">
        <w:rPr>
          <w:rFonts w:asciiTheme="minorHAnsi" w:hAnsiTheme="minorHAnsi" w:cstheme="minorHAnsi"/>
          <w:sz w:val="24"/>
          <w:szCs w:val="24"/>
          <w:lang w:val="pt-BR"/>
        </w:rPr>
        <w:t>s encontrado</w:t>
      </w:r>
      <w:proofErr w:type="gramEnd"/>
    </w:p>
    <w:p w:rsidR="0037584E" w:rsidRPr="00BD6AE5" w:rsidRDefault="0037584E" w:rsidP="00A01D6F">
      <w:pPr>
        <w:pStyle w:val="ListParagraph"/>
        <w:numPr>
          <w:ilvl w:val="2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Lentidão na comparação de dados </w:t>
      </w:r>
    </w:p>
    <w:p w:rsidR="0037584E" w:rsidRPr="00BD6AE5" w:rsidRDefault="0037584E" w:rsidP="00A01D6F">
      <w:pPr>
        <w:pStyle w:val="ListParagraph"/>
        <w:numPr>
          <w:ilvl w:val="3"/>
          <w:numId w:val="15"/>
        </w:numPr>
        <w:rPr>
          <w:rFonts w:asciiTheme="minorHAnsi" w:hAnsiTheme="minorHAnsi" w:cstheme="minorHAnsi"/>
          <w:sz w:val="24"/>
          <w:szCs w:val="24"/>
          <w:lang w:val="pt-BR"/>
        </w:rPr>
      </w:pPr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Solução: Alteração </w:t>
      </w:r>
      <w:proofErr w:type="gramStart"/>
      <w:r w:rsidRPr="00BD6AE5">
        <w:rPr>
          <w:rFonts w:asciiTheme="minorHAnsi" w:hAnsiTheme="minorHAnsi" w:cstheme="minorHAnsi"/>
          <w:sz w:val="24"/>
          <w:szCs w:val="24"/>
          <w:lang w:val="pt-BR"/>
        </w:rPr>
        <w:t xml:space="preserve">da </w:t>
      </w:r>
      <w:proofErr w:type="spellStart"/>
      <w:r w:rsidRPr="00BD6AE5">
        <w:rPr>
          <w:rFonts w:asciiTheme="minorHAnsi" w:hAnsiTheme="minorHAnsi" w:cstheme="minorHAnsi"/>
          <w:sz w:val="24"/>
          <w:szCs w:val="24"/>
          <w:lang w:val="pt-BR"/>
        </w:rPr>
        <w:t>Package</w:t>
      </w:r>
      <w:proofErr w:type="spellEnd"/>
      <w:proofErr w:type="gramEnd"/>
    </w:p>
    <w:p w:rsidR="00D0595C" w:rsidRPr="00BD6AE5" w:rsidRDefault="00D0595C" w:rsidP="0037584E">
      <w:pPr>
        <w:spacing w:before="0"/>
        <w:ind w:left="720"/>
        <w:rPr>
          <w:rFonts w:asciiTheme="minorHAnsi" w:hAnsiTheme="minorHAnsi" w:cstheme="minorHAnsi"/>
          <w:lang w:val="pt-BR"/>
        </w:rPr>
      </w:pPr>
    </w:p>
    <w:p w:rsidR="00F3007C" w:rsidRPr="00BD6AE5" w:rsidRDefault="00F3007C" w:rsidP="00F749F8">
      <w:pPr>
        <w:ind w:left="288" w:firstLine="432"/>
        <w:rPr>
          <w:rFonts w:asciiTheme="minorHAnsi" w:hAnsiTheme="minorHAnsi" w:cstheme="minorHAnsi"/>
          <w:lang w:val="pt-BR"/>
        </w:rPr>
      </w:pPr>
    </w:p>
    <w:p w:rsidR="00450303" w:rsidRPr="00BD6AE5" w:rsidRDefault="00450303">
      <w:pPr>
        <w:spacing w:before="0"/>
        <w:rPr>
          <w:rFonts w:asciiTheme="minorHAnsi" w:hAnsiTheme="minorHAnsi" w:cstheme="minorHAnsi"/>
          <w:lang w:val="pt-BR"/>
        </w:rPr>
      </w:pPr>
      <w:r w:rsidRPr="00BD6AE5">
        <w:rPr>
          <w:rFonts w:asciiTheme="minorHAnsi" w:hAnsiTheme="minorHAnsi" w:cstheme="minorHAnsi"/>
          <w:lang w:val="pt-BR"/>
        </w:rPr>
        <w:br w:type="page"/>
      </w:r>
    </w:p>
    <w:p w:rsidR="00FF5B74" w:rsidRPr="00BD6AE5" w:rsidRDefault="00FF5B74" w:rsidP="003378D6">
      <w:pPr>
        <w:rPr>
          <w:rFonts w:asciiTheme="minorHAnsi" w:hAnsiTheme="minorHAnsi" w:cstheme="minorHAnsi"/>
        </w:rPr>
      </w:pPr>
    </w:p>
    <w:p w:rsidR="00450303" w:rsidRPr="00BD6AE5" w:rsidRDefault="00450303" w:rsidP="00450303">
      <w:pPr>
        <w:pStyle w:val="Heading3"/>
        <w:rPr>
          <w:rFonts w:asciiTheme="minorHAnsi" w:hAnsiTheme="minorHAnsi"/>
        </w:rPr>
      </w:pPr>
      <w:bookmarkStart w:id="102" w:name="_Toc361124045"/>
      <w:r w:rsidRPr="00BD6AE5">
        <w:rPr>
          <w:rFonts w:asciiTheme="minorHAnsi" w:hAnsiTheme="minorHAnsi"/>
        </w:rPr>
        <w:t>RECORD OF DOCUMENT Changes</w:t>
      </w:r>
      <w:bookmarkEnd w:id="102"/>
    </w:p>
    <w:p w:rsidR="00450303" w:rsidRPr="00BD6AE5" w:rsidRDefault="00450303" w:rsidP="00450303">
      <w:pPr>
        <w:spacing w:before="0"/>
        <w:jc w:val="both"/>
        <w:rPr>
          <w:rFonts w:asciiTheme="minorHAnsi" w:hAnsiTheme="minorHAnsi" w:cs="Arial"/>
          <w:b/>
          <w:bCs/>
          <w:i/>
          <w:iCs/>
          <w:sz w:val="20"/>
          <w:lang w:val="en-US"/>
        </w:rPr>
      </w:pPr>
      <w:r w:rsidRPr="00BD6AE5">
        <w:rPr>
          <w:rFonts w:asciiTheme="minorHAnsi" w:hAnsiTheme="minorHAnsi" w:cs="Arial"/>
          <w:b/>
          <w:bCs/>
          <w:i/>
          <w:iCs/>
          <w:sz w:val="20"/>
          <w:lang w:val="en-US"/>
        </w:rPr>
        <w:t>Of The Document</w:t>
      </w:r>
    </w:p>
    <w:p w:rsidR="00450303" w:rsidRPr="00BD6AE5" w:rsidRDefault="00450303" w:rsidP="00450303">
      <w:pPr>
        <w:spacing w:before="0"/>
        <w:ind w:firstLine="567"/>
        <w:jc w:val="both"/>
        <w:rPr>
          <w:rFonts w:asciiTheme="minorHAnsi" w:hAnsiTheme="minorHAnsi" w:cs="Arial"/>
          <w:spacing w:val="10"/>
          <w:szCs w:val="24"/>
          <w:lang w:val="en-US"/>
        </w:rPr>
      </w:pPr>
    </w:p>
    <w:tbl>
      <w:tblPr>
        <w:tblW w:w="9000" w:type="dxa"/>
        <w:tblInd w:w="2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0"/>
        <w:gridCol w:w="1440"/>
        <w:gridCol w:w="2100"/>
        <w:gridCol w:w="3690"/>
      </w:tblGrid>
      <w:tr w:rsidR="00450303" w:rsidRPr="00BD6AE5" w:rsidTr="00387F7B">
        <w:trPr>
          <w:tblHeader/>
        </w:trPr>
        <w:tc>
          <w:tcPr>
            <w:tcW w:w="1770" w:type="dxa"/>
            <w:shd w:val="clear" w:color="auto" w:fill="E0E0E0"/>
          </w:tcPr>
          <w:p w:rsidR="00450303" w:rsidRPr="00BD6AE5" w:rsidRDefault="00450303" w:rsidP="00A01D6F">
            <w:pPr>
              <w:keepNext/>
              <w:numPr>
                <w:ilvl w:val="0"/>
                <w:numId w:val="16"/>
              </w:numPr>
              <w:spacing w:before="0"/>
              <w:ind w:left="0" w:firstLine="0"/>
              <w:jc w:val="both"/>
              <w:outlineLvl w:val="5"/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</w:pPr>
            <w:r w:rsidRPr="00BD6AE5"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  <w:t>Version</w:t>
            </w:r>
          </w:p>
        </w:tc>
        <w:tc>
          <w:tcPr>
            <w:tcW w:w="1440" w:type="dxa"/>
            <w:shd w:val="clear" w:color="auto" w:fill="E0E0E0"/>
          </w:tcPr>
          <w:p w:rsidR="00450303" w:rsidRPr="00BD6AE5" w:rsidRDefault="00450303" w:rsidP="00A01D6F">
            <w:pPr>
              <w:keepNext/>
              <w:numPr>
                <w:ilvl w:val="0"/>
                <w:numId w:val="16"/>
              </w:numPr>
              <w:spacing w:before="0"/>
              <w:ind w:left="0" w:firstLine="0"/>
              <w:jc w:val="both"/>
              <w:outlineLvl w:val="5"/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</w:pPr>
            <w:r w:rsidRPr="00BD6AE5"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  <w:t>Date</w:t>
            </w:r>
          </w:p>
        </w:tc>
        <w:tc>
          <w:tcPr>
            <w:tcW w:w="2100" w:type="dxa"/>
            <w:shd w:val="clear" w:color="auto" w:fill="E0E0E0"/>
          </w:tcPr>
          <w:p w:rsidR="00450303" w:rsidRPr="00BD6AE5" w:rsidRDefault="00450303" w:rsidP="00A01D6F">
            <w:pPr>
              <w:keepNext/>
              <w:numPr>
                <w:ilvl w:val="0"/>
                <w:numId w:val="16"/>
              </w:numPr>
              <w:spacing w:before="0"/>
              <w:ind w:left="0" w:firstLine="0"/>
              <w:jc w:val="both"/>
              <w:outlineLvl w:val="5"/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</w:pPr>
            <w:r w:rsidRPr="00BD6AE5"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  <w:t>Author</w:t>
            </w:r>
          </w:p>
        </w:tc>
        <w:tc>
          <w:tcPr>
            <w:tcW w:w="3690" w:type="dxa"/>
            <w:shd w:val="clear" w:color="auto" w:fill="E0E0E0"/>
          </w:tcPr>
          <w:p w:rsidR="00450303" w:rsidRPr="00BD6AE5" w:rsidRDefault="00450303" w:rsidP="00A01D6F">
            <w:pPr>
              <w:keepNext/>
              <w:numPr>
                <w:ilvl w:val="0"/>
                <w:numId w:val="16"/>
              </w:numPr>
              <w:spacing w:before="0"/>
              <w:ind w:left="0" w:firstLine="0"/>
              <w:jc w:val="both"/>
              <w:outlineLvl w:val="5"/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</w:pPr>
            <w:r w:rsidRPr="00BD6AE5"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  <w:t>Change´s Description</w:t>
            </w:r>
          </w:p>
        </w:tc>
      </w:tr>
      <w:tr w:rsidR="00450303" w:rsidRPr="00BD6AE5" w:rsidTr="00387F7B">
        <w:trPr>
          <w:trHeight w:val="65"/>
        </w:trPr>
        <w:tc>
          <w:tcPr>
            <w:tcW w:w="1770" w:type="dxa"/>
          </w:tcPr>
          <w:p w:rsidR="00450303" w:rsidRPr="00BD6AE5" w:rsidRDefault="00387F7B" w:rsidP="00450303">
            <w:pPr>
              <w:spacing w:before="0"/>
              <w:rPr>
                <w:rFonts w:asciiTheme="minorHAnsi" w:hAnsiTheme="minorHAnsi"/>
                <w:lang w:val="en-US" w:eastAsia="pt-BR"/>
              </w:rPr>
            </w:pPr>
            <w:r w:rsidRPr="00BD6AE5">
              <w:rPr>
                <w:rFonts w:asciiTheme="minorHAnsi" w:hAnsiTheme="minorHAnsi"/>
                <w:lang w:val="en-US" w:eastAsia="pt-BR"/>
              </w:rPr>
              <w:t>1.0</w:t>
            </w:r>
          </w:p>
        </w:tc>
        <w:tc>
          <w:tcPr>
            <w:tcW w:w="1440" w:type="dxa"/>
          </w:tcPr>
          <w:p w:rsidR="00450303" w:rsidRPr="00BD6AE5" w:rsidRDefault="005A1BE5" w:rsidP="00450303">
            <w:pPr>
              <w:spacing w:before="0"/>
              <w:rPr>
                <w:rFonts w:asciiTheme="minorHAnsi" w:hAnsiTheme="minorHAnsi"/>
                <w:lang w:val="en-US" w:eastAsia="pt-BR"/>
              </w:rPr>
            </w:pPr>
            <w:r w:rsidRPr="00BD6AE5">
              <w:rPr>
                <w:rFonts w:asciiTheme="minorHAnsi" w:hAnsiTheme="minorHAnsi"/>
                <w:lang w:val="en-US" w:eastAsia="pt-BR"/>
              </w:rPr>
              <w:t>02/06</w:t>
            </w:r>
            <w:r w:rsidR="00387F7B" w:rsidRPr="00BD6AE5">
              <w:rPr>
                <w:rFonts w:asciiTheme="minorHAnsi" w:hAnsiTheme="minorHAnsi"/>
                <w:lang w:val="en-US" w:eastAsia="pt-BR"/>
              </w:rPr>
              <w:t>/2013</w:t>
            </w:r>
          </w:p>
        </w:tc>
        <w:tc>
          <w:tcPr>
            <w:tcW w:w="2100" w:type="dxa"/>
          </w:tcPr>
          <w:p w:rsidR="00450303" w:rsidRPr="00BD6AE5" w:rsidRDefault="00935389" w:rsidP="00450303">
            <w:pPr>
              <w:spacing w:before="0"/>
              <w:rPr>
                <w:rFonts w:asciiTheme="minorHAnsi" w:hAnsiTheme="minorHAnsi"/>
                <w:lang w:val="en-US" w:eastAsia="pt-BR"/>
              </w:rPr>
            </w:pPr>
            <w:r w:rsidRPr="00BD6AE5">
              <w:rPr>
                <w:rFonts w:asciiTheme="minorHAnsi" w:hAnsiTheme="minorHAnsi"/>
                <w:lang w:val="en-US" w:eastAsia="pt-BR"/>
              </w:rPr>
              <w:t>Raphael Dornelas</w:t>
            </w:r>
          </w:p>
        </w:tc>
        <w:tc>
          <w:tcPr>
            <w:tcW w:w="3690" w:type="dxa"/>
          </w:tcPr>
          <w:p w:rsidR="00450303" w:rsidRPr="00BD6AE5" w:rsidRDefault="00387F7B" w:rsidP="00450303">
            <w:pPr>
              <w:spacing w:before="0"/>
              <w:rPr>
                <w:rFonts w:asciiTheme="minorHAnsi" w:hAnsiTheme="minorHAnsi"/>
                <w:lang w:val="en-US" w:eastAsia="pt-BR"/>
              </w:rPr>
            </w:pPr>
            <w:proofErr w:type="spellStart"/>
            <w:r w:rsidRPr="00BD6AE5">
              <w:rPr>
                <w:rFonts w:asciiTheme="minorHAnsi" w:hAnsiTheme="minorHAnsi"/>
                <w:lang w:val="en-US" w:eastAsia="pt-BR"/>
              </w:rPr>
              <w:t>Criação</w:t>
            </w:r>
            <w:proofErr w:type="spellEnd"/>
            <w:r w:rsidRPr="00BD6AE5">
              <w:rPr>
                <w:rFonts w:asciiTheme="minorHAnsi" w:hAnsiTheme="minorHAnsi"/>
                <w:lang w:val="en-US" w:eastAsia="pt-BR"/>
              </w:rPr>
              <w:t xml:space="preserve"> do </w:t>
            </w:r>
            <w:proofErr w:type="spellStart"/>
            <w:r w:rsidRPr="00BD6AE5">
              <w:rPr>
                <w:rFonts w:asciiTheme="minorHAnsi" w:hAnsiTheme="minorHAnsi"/>
                <w:lang w:val="en-US" w:eastAsia="pt-BR"/>
              </w:rPr>
              <w:t>Documento</w:t>
            </w:r>
            <w:proofErr w:type="spellEnd"/>
          </w:p>
        </w:tc>
      </w:tr>
      <w:tr w:rsidR="00450303" w:rsidRPr="00BD6AE5" w:rsidTr="00387F7B">
        <w:trPr>
          <w:trHeight w:val="65"/>
        </w:trPr>
        <w:tc>
          <w:tcPr>
            <w:tcW w:w="1770" w:type="dxa"/>
          </w:tcPr>
          <w:p w:rsidR="00450303" w:rsidRPr="00BD6AE5" w:rsidRDefault="005B449F" w:rsidP="00450303">
            <w:pPr>
              <w:spacing w:before="0"/>
              <w:rPr>
                <w:rFonts w:asciiTheme="minorHAnsi" w:hAnsiTheme="minorHAnsi"/>
                <w:lang w:val="en-US" w:eastAsia="pt-BR"/>
              </w:rPr>
            </w:pPr>
            <w:r>
              <w:rPr>
                <w:rFonts w:asciiTheme="minorHAnsi" w:hAnsiTheme="minorHAnsi"/>
                <w:lang w:val="en-US" w:eastAsia="pt-BR"/>
              </w:rPr>
              <w:t>1.1</w:t>
            </w:r>
          </w:p>
        </w:tc>
        <w:tc>
          <w:tcPr>
            <w:tcW w:w="1440" w:type="dxa"/>
          </w:tcPr>
          <w:p w:rsidR="00450303" w:rsidRPr="00BD6AE5" w:rsidRDefault="005B449F" w:rsidP="00450303">
            <w:pPr>
              <w:spacing w:before="0"/>
              <w:rPr>
                <w:rFonts w:asciiTheme="minorHAnsi" w:hAnsiTheme="minorHAnsi"/>
                <w:lang w:val="en-US" w:eastAsia="pt-BR"/>
              </w:rPr>
            </w:pPr>
            <w:r>
              <w:rPr>
                <w:rFonts w:asciiTheme="minorHAnsi" w:hAnsiTheme="minorHAnsi"/>
                <w:lang w:val="en-US" w:eastAsia="pt-BR"/>
              </w:rPr>
              <w:t>04/07/2013</w:t>
            </w:r>
          </w:p>
        </w:tc>
        <w:tc>
          <w:tcPr>
            <w:tcW w:w="2100" w:type="dxa"/>
          </w:tcPr>
          <w:p w:rsidR="00450303" w:rsidRPr="00BD6AE5" w:rsidRDefault="005B449F" w:rsidP="00450303">
            <w:pPr>
              <w:spacing w:before="0"/>
              <w:rPr>
                <w:rFonts w:asciiTheme="minorHAnsi" w:hAnsiTheme="minorHAnsi"/>
                <w:lang w:val="en-US" w:eastAsia="pt-BR"/>
              </w:rPr>
            </w:pPr>
            <w:r>
              <w:rPr>
                <w:rFonts w:asciiTheme="minorHAnsi" w:hAnsiTheme="minorHAnsi"/>
                <w:lang w:val="en-US" w:eastAsia="pt-BR"/>
              </w:rPr>
              <w:t>Humberto Grillo</w:t>
            </w:r>
          </w:p>
        </w:tc>
        <w:tc>
          <w:tcPr>
            <w:tcW w:w="3690" w:type="dxa"/>
          </w:tcPr>
          <w:p w:rsidR="00450303" w:rsidRPr="00BD6AE5" w:rsidRDefault="005B449F" w:rsidP="00450303">
            <w:pPr>
              <w:spacing w:before="0"/>
              <w:rPr>
                <w:rFonts w:asciiTheme="minorHAnsi" w:hAnsi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/>
                <w:lang w:val="en-US" w:eastAsia="pt-BR"/>
              </w:rPr>
              <w:t>Alteração</w:t>
            </w:r>
            <w:proofErr w:type="spellEnd"/>
            <w:r>
              <w:rPr>
                <w:rFonts w:asciiTheme="minorHAnsi" w:hAnsiTheme="minorHAnsi"/>
                <w:lang w:val="en-US" w:eastAsia="pt-BR"/>
              </w:rPr>
              <w:t xml:space="preserve"> do </w:t>
            </w:r>
            <w:proofErr w:type="spellStart"/>
            <w:r>
              <w:rPr>
                <w:rFonts w:asciiTheme="minorHAnsi" w:hAnsiTheme="minorHAnsi"/>
                <w:lang w:val="en-US" w:eastAsia="pt-BR"/>
              </w:rPr>
              <w:t>documento</w:t>
            </w:r>
            <w:proofErr w:type="spellEnd"/>
          </w:p>
        </w:tc>
      </w:tr>
      <w:tr w:rsidR="0016440B" w:rsidRPr="00BD6AE5" w:rsidTr="00387F7B">
        <w:trPr>
          <w:trHeight w:val="65"/>
          <w:ins w:id="103" w:author="Azeredo, Rafael" w:date="2013-07-09T09:00:00Z"/>
        </w:trPr>
        <w:tc>
          <w:tcPr>
            <w:tcW w:w="1770" w:type="dxa"/>
          </w:tcPr>
          <w:p w:rsidR="0016440B" w:rsidRDefault="0016440B" w:rsidP="00450303">
            <w:pPr>
              <w:spacing w:before="0"/>
              <w:rPr>
                <w:ins w:id="104" w:author="Azeredo, Rafael" w:date="2013-07-09T09:00:00Z"/>
                <w:rFonts w:asciiTheme="minorHAnsi" w:hAnsiTheme="minorHAnsi"/>
                <w:lang w:val="en-US" w:eastAsia="pt-BR"/>
              </w:rPr>
            </w:pPr>
            <w:ins w:id="105" w:author="Azeredo, Rafael" w:date="2013-07-09T09:00:00Z">
              <w:r>
                <w:rPr>
                  <w:rFonts w:asciiTheme="minorHAnsi" w:hAnsiTheme="minorHAnsi"/>
                  <w:lang w:val="en-US" w:eastAsia="pt-BR"/>
                </w:rPr>
                <w:t>1.2</w:t>
              </w:r>
            </w:ins>
          </w:p>
        </w:tc>
        <w:tc>
          <w:tcPr>
            <w:tcW w:w="1440" w:type="dxa"/>
          </w:tcPr>
          <w:p w:rsidR="0016440B" w:rsidRDefault="00B052AD" w:rsidP="00450303">
            <w:pPr>
              <w:spacing w:before="0"/>
              <w:rPr>
                <w:ins w:id="106" w:author="Azeredo, Rafael" w:date="2013-07-09T09:00:00Z"/>
                <w:rFonts w:asciiTheme="minorHAnsi" w:hAnsiTheme="minorHAnsi"/>
                <w:lang w:val="en-US" w:eastAsia="pt-BR"/>
              </w:rPr>
            </w:pPr>
            <w:ins w:id="107" w:author="Azeredo, Rafael" w:date="2013-07-09T09:00:00Z">
              <w:r>
                <w:rPr>
                  <w:rFonts w:asciiTheme="minorHAnsi" w:hAnsiTheme="minorHAnsi"/>
                  <w:lang w:val="en-US" w:eastAsia="pt-BR"/>
                </w:rPr>
                <w:t>09/07/2013</w:t>
              </w:r>
            </w:ins>
          </w:p>
        </w:tc>
        <w:tc>
          <w:tcPr>
            <w:tcW w:w="2100" w:type="dxa"/>
          </w:tcPr>
          <w:p w:rsidR="0016440B" w:rsidRDefault="00B052AD" w:rsidP="00450303">
            <w:pPr>
              <w:spacing w:before="0"/>
              <w:rPr>
                <w:ins w:id="108" w:author="Azeredo, Rafael" w:date="2013-07-09T09:00:00Z"/>
                <w:rFonts w:asciiTheme="minorHAnsi" w:hAnsiTheme="minorHAnsi"/>
                <w:lang w:val="en-US" w:eastAsia="pt-BR"/>
              </w:rPr>
            </w:pPr>
            <w:ins w:id="109" w:author="Azeredo, Rafael" w:date="2013-07-09T09:00:00Z">
              <w:r>
                <w:rPr>
                  <w:rFonts w:asciiTheme="minorHAnsi" w:hAnsiTheme="minorHAnsi"/>
                  <w:lang w:val="en-US" w:eastAsia="pt-BR"/>
                </w:rPr>
                <w:t>Rafael Azeredo</w:t>
              </w:r>
            </w:ins>
          </w:p>
        </w:tc>
        <w:tc>
          <w:tcPr>
            <w:tcW w:w="3690" w:type="dxa"/>
          </w:tcPr>
          <w:p w:rsidR="0016440B" w:rsidRDefault="00B052AD" w:rsidP="00450303">
            <w:pPr>
              <w:spacing w:before="0"/>
              <w:rPr>
                <w:ins w:id="110" w:author="Azeredo, Rafael" w:date="2013-07-09T09:00:00Z"/>
                <w:rFonts w:asciiTheme="minorHAnsi" w:hAnsiTheme="minorHAnsi"/>
                <w:lang w:val="en-US" w:eastAsia="pt-BR"/>
              </w:rPr>
            </w:pPr>
            <w:proofErr w:type="spellStart"/>
            <w:ins w:id="111" w:author="Azeredo, Rafael" w:date="2013-07-09T09:00:00Z">
              <w:r>
                <w:rPr>
                  <w:rFonts w:asciiTheme="minorHAnsi" w:hAnsiTheme="minorHAnsi"/>
                  <w:lang w:val="en-US" w:eastAsia="pt-BR"/>
                </w:rPr>
                <w:t>Revisão</w:t>
              </w:r>
              <w:proofErr w:type="spellEnd"/>
              <w:r>
                <w:rPr>
                  <w:rFonts w:asciiTheme="minorHAnsi" w:hAnsiTheme="minorHAnsi"/>
                  <w:lang w:val="en-US" w:eastAsia="pt-BR"/>
                </w:rPr>
                <w:t xml:space="preserve"> do </w:t>
              </w:r>
              <w:proofErr w:type="spellStart"/>
              <w:r>
                <w:rPr>
                  <w:rFonts w:asciiTheme="minorHAnsi" w:hAnsiTheme="minorHAnsi"/>
                  <w:lang w:val="en-US" w:eastAsia="pt-BR"/>
                </w:rPr>
                <w:t>documento</w:t>
              </w:r>
              <w:proofErr w:type="spellEnd"/>
              <w:r>
                <w:rPr>
                  <w:rFonts w:asciiTheme="minorHAnsi" w:hAnsiTheme="minorHAnsi"/>
                  <w:lang w:val="en-US" w:eastAsia="pt-BR"/>
                </w:rPr>
                <w:t>.</w:t>
              </w:r>
            </w:ins>
          </w:p>
        </w:tc>
      </w:tr>
    </w:tbl>
    <w:p w:rsidR="00450303" w:rsidRPr="00BD6AE5" w:rsidRDefault="00450303" w:rsidP="00450303">
      <w:pPr>
        <w:spacing w:before="0"/>
        <w:jc w:val="both"/>
        <w:rPr>
          <w:rFonts w:asciiTheme="minorHAnsi" w:hAnsiTheme="minorHAnsi" w:cs="Arial"/>
          <w:spacing w:val="10"/>
          <w:lang w:val="en-US"/>
        </w:rPr>
      </w:pPr>
    </w:p>
    <w:p w:rsidR="00450303" w:rsidRPr="00BD6AE5" w:rsidRDefault="00450303" w:rsidP="00450303">
      <w:pPr>
        <w:spacing w:before="0"/>
        <w:jc w:val="both"/>
        <w:rPr>
          <w:rFonts w:asciiTheme="minorHAnsi" w:hAnsiTheme="minorHAnsi" w:cs="Arial"/>
          <w:b/>
          <w:bCs/>
          <w:i/>
          <w:iCs/>
          <w:color w:val="999999"/>
          <w:sz w:val="20"/>
          <w:lang w:val="en-US"/>
        </w:rPr>
      </w:pPr>
      <w:r w:rsidRPr="00BD6AE5">
        <w:rPr>
          <w:rFonts w:asciiTheme="minorHAnsi" w:hAnsiTheme="minorHAnsi" w:cs="Arial"/>
          <w:b/>
          <w:bCs/>
          <w:i/>
          <w:iCs/>
          <w:color w:val="999999"/>
          <w:sz w:val="20"/>
          <w:lang w:val="en-US"/>
        </w:rPr>
        <w:t>Do Template</w:t>
      </w:r>
    </w:p>
    <w:p w:rsidR="00450303" w:rsidRPr="00BD6AE5" w:rsidRDefault="00450303" w:rsidP="00450303">
      <w:pPr>
        <w:spacing w:before="0"/>
        <w:ind w:firstLine="567"/>
        <w:jc w:val="both"/>
        <w:rPr>
          <w:rFonts w:asciiTheme="minorHAnsi" w:hAnsiTheme="minorHAnsi" w:cs="Arial"/>
          <w:color w:val="999999"/>
          <w:spacing w:val="10"/>
          <w:szCs w:val="24"/>
          <w:lang w:val="en-US"/>
        </w:rPr>
      </w:pPr>
    </w:p>
    <w:tbl>
      <w:tblPr>
        <w:tblW w:w="9000" w:type="dxa"/>
        <w:tblInd w:w="2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0"/>
        <w:gridCol w:w="1440"/>
        <w:gridCol w:w="2100"/>
        <w:gridCol w:w="3690"/>
      </w:tblGrid>
      <w:tr w:rsidR="00450303" w:rsidRPr="00BD6AE5" w:rsidTr="00387F7B">
        <w:trPr>
          <w:tblHeader/>
        </w:trPr>
        <w:tc>
          <w:tcPr>
            <w:tcW w:w="1770" w:type="dxa"/>
            <w:shd w:val="clear" w:color="auto" w:fill="E0E0E0"/>
          </w:tcPr>
          <w:p w:rsidR="00450303" w:rsidRPr="00BD6AE5" w:rsidRDefault="00450303" w:rsidP="00A01D6F">
            <w:pPr>
              <w:keepNext/>
              <w:numPr>
                <w:ilvl w:val="0"/>
                <w:numId w:val="16"/>
              </w:numPr>
              <w:spacing w:before="0"/>
              <w:ind w:left="0" w:firstLine="0"/>
              <w:jc w:val="both"/>
              <w:outlineLvl w:val="5"/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</w:pPr>
            <w:r w:rsidRPr="00BD6AE5"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  <w:t>Version</w:t>
            </w:r>
          </w:p>
        </w:tc>
        <w:tc>
          <w:tcPr>
            <w:tcW w:w="1440" w:type="dxa"/>
            <w:shd w:val="clear" w:color="auto" w:fill="E0E0E0"/>
          </w:tcPr>
          <w:p w:rsidR="00450303" w:rsidRPr="00BD6AE5" w:rsidRDefault="00450303" w:rsidP="00A01D6F">
            <w:pPr>
              <w:keepNext/>
              <w:numPr>
                <w:ilvl w:val="0"/>
                <w:numId w:val="16"/>
              </w:numPr>
              <w:spacing w:before="0"/>
              <w:ind w:left="0" w:firstLine="0"/>
              <w:jc w:val="both"/>
              <w:outlineLvl w:val="5"/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</w:pPr>
            <w:r w:rsidRPr="00BD6AE5"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  <w:t>Date</w:t>
            </w:r>
          </w:p>
        </w:tc>
        <w:tc>
          <w:tcPr>
            <w:tcW w:w="2100" w:type="dxa"/>
            <w:shd w:val="clear" w:color="auto" w:fill="E0E0E0"/>
          </w:tcPr>
          <w:p w:rsidR="00450303" w:rsidRPr="00BD6AE5" w:rsidRDefault="00450303" w:rsidP="00A01D6F">
            <w:pPr>
              <w:keepNext/>
              <w:numPr>
                <w:ilvl w:val="0"/>
                <w:numId w:val="16"/>
              </w:numPr>
              <w:spacing w:before="0"/>
              <w:ind w:left="0" w:firstLine="0"/>
              <w:jc w:val="both"/>
              <w:outlineLvl w:val="5"/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</w:pPr>
            <w:r w:rsidRPr="00BD6AE5"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  <w:t>Author</w:t>
            </w:r>
          </w:p>
        </w:tc>
        <w:tc>
          <w:tcPr>
            <w:tcW w:w="3690" w:type="dxa"/>
            <w:shd w:val="clear" w:color="auto" w:fill="E0E0E0"/>
          </w:tcPr>
          <w:p w:rsidR="00450303" w:rsidRPr="00BD6AE5" w:rsidRDefault="00450303" w:rsidP="00A01D6F">
            <w:pPr>
              <w:keepNext/>
              <w:numPr>
                <w:ilvl w:val="0"/>
                <w:numId w:val="16"/>
              </w:numPr>
              <w:spacing w:before="0"/>
              <w:ind w:left="0" w:firstLine="0"/>
              <w:jc w:val="both"/>
              <w:outlineLvl w:val="5"/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</w:pPr>
            <w:r w:rsidRPr="00BD6AE5">
              <w:rPr>
                <w:rFonts w:asciiTheme="minorHAnsi" w:hAnsiTheme="minorHAnsi" w:cs="Arial"/>
                <w:b/>
                <w:bCs/>
                <w:iCs/>
                <w:lang w:val="en-US" w:eastAsia="pt-BR"/>
              </w:rPr>
              <w:t>Change´s Description</w:t>
            </w:r>
          </w:p>
        </w:tc>
      </w:tr>
      <w:tr w:rsidR="00450303" w:rsidRPr="0040527E" w:rsidTr="00387F7B">
        <w:trPr>
          <w:trHeight w:val="65"/>
        </w:trPr>
        <w:tc>
          <w:tcPr>
            <w:tcW w:w="1770" w:type="dxa"/>
          </w:tcPr>
          <w:p w:rsidR="00450303" w:rsidRPr="00BD6AE5" w:rsidRDefault="00450303" w:rsidP="00450303">
            <w:pPr>
              <w:spacing w:before="0"/>
              <w:rPr>
                <w:rFonts w:asciiTheme="minorHAnsi" w:hAnsiTheme="minorHAnsi"/>
                <w:color w:val="C0C0C0"/>
                <w:lang w:val="pt-BR" w:eastAsia="pt-BR"/>
              </w:rPr>
            </w:pPr>
            <w:r w:rsidRPr="00BD6AE5">
              <w:rPr>
                <w:rFonts w:asciiTheme="minorHAnsi" w:hAnsiTheme="minorHAnsi"/>
                <w:color w:val="C0C0C0"/>
                <w:lang w:val="pt-BR" w:eastAsia="pt-BR"/>
              </w:rPr>
              <w:t>1.0</w:t>
            </w:r>
          </w:p>
        </w:tc>
        <w:tc>
          <w:tcPr>
            <w:tcW w:w="1440" w:type="dxa"/>
          </w:tcPr>
          <w:p w:rsidR="00450303" w:rsidRPr="00BD6AE5" w:rsidRDefault="00450303" w:rsidP="00450303">
            <w:pPr>
              <w:spacing w:before="0"/>
              <w:rPr>
                <w:rFonts w:asciiTheme="minorHAnsi" w:hAnsiTheme="minorHAnsi"/>
                <w:color w:val="C0C0C0"/>
                <w:lang w:val="pt-BR" w:eastAsia="pt-BR"/>
              </w:rPr>
            </w:pPr>
            <w:r w:rsidRPr="00BD6AE5">
              <w:rPr>
                <w:rFonts w:asciiTheme="minorHAnsi" w:hAnsiTheme="minorHAnsi"/>
                <w:color w:val="C0C0C0"/>
                <w:lang w:val="pt-BR" w:eastAsia="pt-BR"/>
              </w:rPr>
              <w:t>24/09/2012</w:t>
            </w:r>
          </w:p>
        </w:tc>
        <w:tc>
          <w:tcPr>
            <w:tcW w:w="2100" w:type="dxa"/>
          </w:tcPr>
          <w:p w:rsidR="00450303" w:rsidRPr="00BD6AE5" w:rsidRDefault="00450303" w:rsidP="00450303">
            <w:pPr>
              <w:spacing w:before="0"/>
              <w:rPr>
                <w:rFonts w:asciiTheme="minorHAnsi" w:hAnsiTheme="minorHAnsi"/>
                <w:color w:val="C0C0C0"/>
                <w:lang w:val="pt-BR" w:eastAsia="pt-BR"/>
              </w:rPr>
            </w:pPr>
            <w:r w:rsidRPr="00BD6AE5">
              <w:rPr>
                <w:rFonts w:asciiTheme="minorHAnsi" w:hAnsiTheme="minorHAnsi"/>
                <w:color w:val="C0C0C0"/>
                <w:lang w:val="pt-BR" w:eastAsia="pt-BR"/>
              </w:rPr>
              <w:t>Elaine Polito</w:t>
            </w:r>
          </w:p>
        </w:tc>
        <w:tc>
          <w:tcPr>
            <w:tcW w:w="3690" w:type="dxa"/>
          </w:tcPr>
          <w:p w:rsidR="00450303" w:rsidRPr="00BD6AE5" w:rsidRDefault="00450303" w:rsidP="00450303">
            <w:pPr>
              <w:spacing w:before="0"/>
              <w:rPr>
                <w:rFonts w:asciiTheme="minorHAnsi" w:hAnsiTheme="minorHAnsi"/>
                <w:color w:val="C0C0C0"/>
                <w:lang w:val="pt-BR" w:eastAsia="pt-BR"/>
              </w:rPr>
            </w:pPr>
            <w:r w:rsidRPr="00BD6AE5">
              <w:rPr>
                <w:rFonts w:asciiTheme="minorHAnsi" w:hAnsiTheme="minorHAnsi"/>
                <w:color w:val="C0C0C0"/>
                <w:lang w:val="pt-BR" w:eastAsia="pt-BR"/>
              </w:rPr>
              <w:t>Atualização do documento de KT para contemplar novos itens.</w:t>
            </w:r>
          </w:p>
        </w:tc>
      </w:tr>
    </w:tbl>
    <w:p w:rsidR="00450303" w:rsidRPr="00BD6AE5" w:rsidRDefault="00450303" w:rsidP="00450303">
      <w:pPr>
        <w:spacing w:before="0"/>
        <w:ind w:left="90"/>
        <w:jc w:val="both"/>
        <w:rPr>
          <w:rFonts w:asciiTheme="minorHAnsi" w:hAnsiTheme="minorHAnsi" w:cs="Arial"/>
          <w:color w:val="999999"/>
          <w:spacing w:val="10"/>
          <w:szCs w:val="24"/>
          <w:lang w:val="pt-BR"/>
        </w:rPr>
      </w:pPr>
    </w:p>
    <w:p w:rsidR="00790FF9" w:rsidRPr="00BD6AE5" w:rsidRDefault="00790FF9" w:rsidP="00790FF9">
      <w:pPr>
        <w:ind w:left="90"/>
        <w:rPr>
          <w:rFonts w:asciiTheme="minorHAnsi" w:hAnsiTheme="minorHAnsi" w:cs="Arial"/>
          <w:sz w:val="16"/>
          <w:lang w:val="pt-BR"/>
        </w:rPr>
      </w:pPr>
      <w:r w:rsidRPr="00BD6AE5">
        <w:rPr>
          <w:rFonts w:asciiTheme="minorHAnsi" w:hAnsiTheme="minorHAnsi" w:cs="Arial"/>
          <w:sz w:val="16"/>
          <w:lang w:val="pt-BR"/>
        </w:rPr>
        <w:t>Nota: Por cada alteração deve ser acrescentada uma nova linha ao Registro de Alterações do Documento (</w:t>
      </w:r>
      <w:proofErr w:type="spellStart"/>
      <w:r w:rsidRPr="00BD6AE5">
        <w:rPr>
          <w:rFonts w:asciiTheme="minorHAnsi" w:hAnsiTheme="minorHAnsi" w:cs="Arial"/>
          <w:i/>
          <w:sz w:val="16"/>
          <w:lang w:val="pt-BR"/>
        </w:rPr>
        <w:t>Document</w:t>
      </w:r>
      <w:proofErr w:type="spellEnd"/>
      <w:r w:rsidRPr="00BD6AE5">
        <w:rPr>
          <w:rFonts w:asciiTheme="minorHAnsi" w:hAnsiTheme="minorHAnsi" w:cs="Arial"/>
          <w:i/>
          <w:sz w:val="16"/>
          <w:lang w:val="pt-BR"/>
        </w:rPr>
        <w:t xml:space="preserve"> </w:t>
      </w:r>
      <w:proofErr w:type="spellStart"/>
      <w:r w:rsidRPr="00BD6AE5">
        <w:rPr>
          <w:rFonts w:asciiTheme="minorHAnsi" w:hAnsiTheme="minorHAnsi" w:cs="Arial"/>
          <w:i/>
          <w:sz w:val="16"/>
          <w:lang w:val="pt-BR"/>
        </w:rPr>
        <w:t>Change</w:t>
      </w:r>
      <w:proofErr w:type="spellEnd"/>
      <w:r w:rsidRPr="00BD6AE5">
        <w:rPr>
          <w:rFonts w:asciiTheme="minorHAnsi" w:hAnsiTheme="minorHAnsi" w:cs="Arial"/>
          <w:i/>
          <w:sz w:val="16"/>
          <w:lang w:val="pt-BR"/>
        </w:rPr>
        <w:t xml:space="preserve"> Log</w:t>
      </w:r>
      <w:r w:rsidRPr="00BD6AE5">
        <w:rPr>
          <w:rFonts w:asciiTheme="minorHAnsi" w:hAnsiTheme="minorHAnsi" w:cs="Arial"/>
          <w:sz w:val="16"/>
          <w:lang w:val="pt-BR"/>
        </w:rPr>
        <w:t>) explicando as modificações efetuadas ao documento. O Registro de Alterações do Documento será mantido em ordem cronológica inversa, com as alterações mais recentes no início da lista.</w:t>
      </w:r>
    </w:p>
    <w:p w:rsidR="00450303" w:rsidRPr="00BD6AE5" w:rsidRDefault="00450303" w:rsidP="003378D6">
      <w:pPr>
        <w:rPr>
          <w:rFonts w:asciiTheme="minorHAnsi" w:hAnsiTheme="minorHAnsi" w:cstheme="minorHAnsi"/>
          <w:lang w:val="pt-BR"/>
        </w:rPr>
      </w:pPr>
    </w:p>
    <w:sectPr w:rsidR="00450303" w:rsidRPr="00BD6AE5" w:rsidSect="00D7303E">
      <w:headerReference w:type="default" r:id="rId41"/>
      <w:footerReference w:type="default" r:id="rId42"/>
      <w:type w:val="continuous"/>
      <w:pgSz w:w="11909" w:h="16834" w:code="9"/>
      <w:pgMar w:top="461" w:right="720" w:bottom="720" w:left="720" w:header="709" w:footer="709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2" w:author="Grillo, Humberto" w:date="2013-07-02T17:33:00Z" w:initials="GH">
    <w:p w:rsidR="00797E2A" w:rsidRPr="0040527E" w:rsidRDefault="00797E2A">
      <w:pPr>
        <w:pStyle w:val="CommentText"/>
        <w:rPr>
          <w:lang w:val="pt-BR"/>
        </w:rPr>
      </w:pPr>
      <w:r>
        <w:rPr>
          <w:rStyle w:val="CommentReference"/>
        </w:rPr>
        <w:annotationRef/>
      </w:r>
      <w:r w:rsidRPr="0040527E">
        <w:rPr>
          <w:lang w:val="pt-BR"/>
        </w:rPr>
        <w:t>Pendente</w:t>
      </w:r>
    </w:p>
  </w:comment>
  <w:comment w:id="14" w:author="Grillo, Humberto" w:date="2013-07-02T17:34:00Z" w:initials="GH">
    <w:p w:rsidR="00797E2A" w:rsidRPr="0040527E" w:rsidRDefault="00797E2A">
      <w:pPr>
        <w:pStyle w:val="CommentText"/>
        <w:rPr>
          <w:lang w:val="pt-BR"/>
        </w:rPr>
      </w:pPr>
      <w:r>
        <w:rPr>
          <w:rStyle w:val="CommentReference"/>
        </w:rPr>
        <w:annotationRef/>
      </w:r>
      <w:r w:rsidRPr="0040527E">
        <w:rPr>
          <w:lang w:val="pt-BR"/>
        </w:rPr>
        <w:t>pendente</w:t>
      </w:r>
    </w:p>
  </w:comment>
  <w:comment w:id="15" w:author="Grillo, Humberto" w:date="2013-07-02T17:34:00Z" w:initials="GH">
    <w:p w:rsidR="00797E2A" w:rsidRPr="0040527E" w:rsidRDefault="00797E2A">
      <w:pPr>
        <w:pStyle w:val="CommentText"/>
        <w:rPr>
          <w:lang w:val="pt-BR"/>
        </w:rPr>
      </w:pPr>
      <w:r>
        <w:rPr>
          <w:rStyle w:val="CommentReference"/>
        </w:rPr>
        <w:annotationRef/>
      </w:r>
      <w:r w:rsidRPr="0040527E">
        <w:rPr>
          <w:lang w:val="pt-BR"/>
        </w:rPr>
        <w:t>pendente</w:t>
      </w:r>
    </w:p>
  </w:comment>
  <w:comment w:id="16" w:author="Grillo, Humberto" w:date="2013-07-02T17:37:00Z" w:initials="GH">
    <w:p w:rsidR="00797E2A" w:rsidRPr="0040527E" w:rsidRDefault="00797E2A">
      <w:pPr>
        <w:pStyle w:val="CommentText"/>
        <w:rPr>
          <w:strike/>
          <w:lang w:val="pt-BR"/>
        </w:rPr>
      </w:pPr>
      <w:r>
        <w:rPr>
          <w:rStyle w:val="CommentReference"/>
        </w:rPr>
        <w:annotationRef/>
      </w:r>
      <w:r w:rsidRPr="0040527E">
        <w:rPr>
          <w:lang w:val="pt-BR"/>
        </w:rPr>
        <w:t>pendente</w:t>
      </w:r>
    </w:p>
  </w:comment>
  <w:comment w:id="17" w:author="Grillo, Humberto" w:date="2013-07-02T17:37:00Z" w:initials="GH">
    <w:p w:rsidR="00797E2A" w:rsidRPr="0040527E" w:rsidRDefault="00797E2A">
      <w:pPr>
        <w:pStyle w:val="CommentText"/>
        <w:rPr>
          <w:lang w:val="pt-BR"/>
        </w:rPr>
      </w:pPr>
      <w:r>
        <w:rPr>
          <w:rStyle w:val="CommentReference"/>
        </w:rPr>
        <w:annotationRef/>
      </w:r>
      <w:r w:rsidRPr="0040527E">
        <w:rPr>
          <w:lang w:val="pt-BR"/>
        </w:rPr>
        <w:t>pendente</w:t>
      </w:r>
    </w:p>
  </w:comment>
  <w:comment w:id="22" w:author="Azeredo, Rafael" w:date="2013-07-09T09:03:00Z" w:initials="AR">
    <w:p w:rsidR="00797E2A" w:rsidRPr="0040527E" w:rsidRDefault="00797E2A">
      <w:pPr>
        <w:pStyle w:val="CommentText"/>
        <w:rPr>
          <w:lang w:val="pt-BR"/>
        </w:rPr>
      </w:pPr>
      <w:r>
        <w:rPr>
          <w:rStyle w:val="CommentReference"/>
        </w:rPr>
        <w:annotationRef/>
      </w:r>
      <w:r w:rsidRPr="0040527E">
        <w:rPr>
          <w:lang w:val="pt-BR"/>
        </w:rPr>
        <w:t>Informar os processos BAC que o SGP tem.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B1E" w:rsidRDefault="00C93B1E">
      <w:r>
        <w:separator/>
      </w:r>
    </w:p>
  </w:endnote>
  <w:endnote w:type="continuationSeparator" w:id="0">
    <w:p w:rsidR="00C93B1E" w:rsidRDefault="00C93B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7E2A" w:rsidRDefault="00797E2A">
    <w:pPr>
      <w:tabs>
        <w:tab w:val="center" w:pos="4950"/>
        <w:tab w:val="right" w:pos="9630"/>
      </w:tabs>
      <w:rPr>
        <w:snapToGrid w:val="0"/>
        <w:sz w:val="18"/>
      </w:rPr>
    </w:pPr>
    <w:proofErr w:type="spellStart"/>
    <w:r>
      <w:rPr>
        <w:sz w:val="18"/>
      </w:rPr>
      <w:t>Automação</w:t>
    </w:r>
    <w:proofErr w:type="spellEnd"/>
    <w:r>
      <w:rPr>
        <w:sz w:val="18"/>
      </w:rPr>
      <w:t xml:space="preserve"> de </w:t>
    </w:r>
    <w:proofErr w:type="spellStart"/>
    <w:r>
      <w:rPr>
        <w:sz w:val="18"/>
      </w:rPr>
      <w:t>Inventário</w:t>
    </w:r>
    <w:proofErr w:type="spellEnd"/>
    <w:r>
      <w:rPr>
        <w:sz w:val="18"/>
      </w:rPr>
      <w:t xml:space="preserve"> Welcome Kit</w:t>
    </w:r>
    <w:r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</w:instrText>
    </w:r>
    <w:r>
      <w:rPr>
        <w:sz w:val="18"/>
      </w:rPr>
      <w:fldChar w:fldCharType="separate"/>
    </w:r>
    <w:r w:rsidR="0009747E">
      <w:rPr>
        <w:noProof/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of </w:t>
    </w:r>
    <w:r>
      <w:rPr>
        <w:sz w:val="18"/>
      </w:rPr>
      <w:fldChar w:fldCharType="begin"/>
    </w:r>
    <w:r>
      <w:rPr>
        <w:sz w:val="18"/>
      </w:rPr>
      <w:instrText xml:space="preserve"> NUMPAGES </w:instrText>
    </w:r>
    <w:r>
      <w:rPr>
        <w:sz w:val="18"/>
      </w:rPr>
      <w:fldChar w:fldCharType="separate"/>
    </w:r>
    <w:r w:rsidR="0009747E">
      <w:rPr>
        <w:noProof/>
        <w:sz w:val="18"/>
      </w:rPr>
      <w:t>18</w:t>
    </w:r>
    <w:r>
      <w:rPr>
        <w:sz w:val="18"/>
      </w:rPr>
      <w:fldChar w:fldCharType="end"/>
    </w:r>
    <w:r>
      <w:rPr>
        <w:sz w:val="18"/>
      </w:rPr>
      <w:tab/>
    </w:r>
    <w:r>
      <w:rPr>
        <w:snapToGrid w:val="0"/>
        <w:sz w:val="18"/>
      </w:rPr>
      <w:t>Created on 27/05/2011</w:t>
    </w:r>
  </w:p>
  <w:p w:rsidR="00797E2A" w:rsidRPr="001C5D3B" w:rsidRDefault="00797E2A">
    <w:pPr>
      <w:tabs>
        <w:tab w:val="center" w:pos="4950"/>
        <w:tab w:val="right" w:pos="9630"/>
      </w:tabs>
      <w:rPr>
        <w:sz w:val="18"/>
      </w:rPr>
    </w:pPr>
  </w:p>
  <w:p w:rsidR="00797E2A" w:rsidRPr="006F405F" w:rsidRDefault="00797E2A" w:rsidP="00790FF9">
    <w:pPr>
      <w:pStyle w:val="Footer"/>
      <w:tabs>
        <w:tab w:val="clear" w:pos="4320"/>
        <w:tab w:val="clear" w:pos="8640"/>
        <w:tab w:val="center" w:pos="4419"/>
        <w:tab w:val="right" w:pos="8838"/>
      </w:tabs>
      <w:spacing w:before="0"/>
      <w:rPr>
        <w:rFonts w:ascii="Arial" w:hAnsi="Arial"/>
        <w:sz w:val="16"/>
        <w:lang w:val="en-US" w:eastAsia="pt-BR"/>
      </w:rPr>
    </w:pPr>
    <w:r w:rsidRPr="006F405F">
      <w:rPr>
        <w:rFonts w:ascii="Arial" w:hAnsi="Arial"/>
        <w:sz w:val="16"/>
        <w:lang w:val="en-US" w:eastAsia="pt-BR"/>
      </w:rPr>
      <w:t>Accenture and VALE Confidential. For internal Use Only.</w:t>
    </w:r>
  </w:p>
  <w:p w:rsidR="00797E2A" w:rsidRPr="006F405F" w:rsidRDefault="00797E2A" w:rsidP="00790FF9">
    <w:pPr>
      <w:pStyle w:val="Footer"/>
      <w:tabs>
        <w:tab w:val="clear" w:pos="4320"/>
        <w:tab w:val="clear" w:pos="8640"/>
        <w:tab w:val="center" w:pos="4419"/>
        <w:tab w:val="right" w:pos="8838"/>
      </w:tabs>
      <w:spacing w:before="0"/>
      <w:rPr>
        <w:rFonts w:ascii="Arial" w:hAnsi="Arial"/>
        <w:sz w:val="16"/>
        <w:lang w:val="en-US" w:eastAsia="pt-BR"/>
      </w:rPr>
    </w:pPr>
    <w:r w:rsidRPr="006F405F">
      <w:rPr>
        <w:rFonts w:ascii="Arial" w:hAnsi="Arial"/>
        <w:sz w:val="16"/>
        <w:lang w:val="en-US" w:eastAsia="pt-BR"/>
      </w:rPr>
      <w:t>Copyright © 2006 Accenture. All Rights Reserved.</w:t>
    </w:r>
  </w:p>
  <w:p w:rsidR="00797E2A" w:rsidRDefault="00797E2A">
    <w:pPr>
      <w:tabs>
        <w:tab w:val="left" w:pos="882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B1E" w:rsidRDefault="00C93B1E">
      <w:r>
        <w:separator/>
      </w:r>
    </w:p>
  </w:footnote>
  <w:footnote w:type="continuationSeparator" w:id="0">
    <w:p w:rsidR="00C93B1E" w:rsidRDefault="00C93B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7E2A" w:rsidRDefault="00797E2A" w:rsidP="00DF7C11">
    <w:pPr>
      <w:tabs>
        <w:tab w:val="left" w:pos="4470"/>
      </w:tabs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-128270</wp:posOffset>
          </wp:positionV>
          <wp:extent cx="904875" cy="549910"/>
          <wp:effectExtent l="19050" t="0" r="9525" b="0"/>
          <wp:wrapNone/>
          <wp:docPr id="7" name="Picture 7" descr="logo_va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logo_val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5499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4739640</wp:posOffset>
          </wp:positionH>
          <wp:positionV relativeFrom="paragraph">
            <wp:posOffset>-125730</wp:posOffset>
          </wp:positionV>
          <wp:extent cx="1371600" cy="387985"/>
          <wp:effectExtent l="1905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387985"/>
                  </a:xfrm>
                  <a:prstGeom prst="rect">
                    <a:avLst/>
                  </a:prstGeom>
                  <a:noFill/>
                  <a:ln w="12700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  <w:r>
      <w:tab/>
    </w:r>
  </w:p>
  <w:p w:rsidR="00797E2A" w:rsidRPr="0046280F" w:rsidRDefault="00797E2A" w:rsidP="0046280F">
    <w:r>
      <w:t>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B2410"/>
    <w:multiLevelType w:val="hybridMultilevel"/>
    <w:tmpl w:val="A572B0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8A83FE7"/>
    <w:multiLevelType w:val="hybridMultilevel"/>
    <w:tmpl w:val="79A05392"/>
    <w:lvl w:ilvl="0" w:tplc="04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2">
    <w:nsid w:val="09AA5EC4"/>
    <w:multiLevelType w:val="hybridMultilevel"/>
    <w:tmpl w:val="AB2A04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72B764E"/>
    <w:multiLevelType w:val="hybridMultilevel"/>
    <w:tmpl w:val="1A4052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C71D5A"/>
    <w:multiLevelType w:val="hybridMultilevel"/>
    <w:tmpl w:val="66788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55445A"/>
    <w:multiLevelType w:val="hybridMultilevel"/>
    <w:tmpl w:val="0BBC8DD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>
    <w:nsid w:val="230A646A"/>
    <w:multiLevelType w:val="hybridMultilevel"/>
    <w:tmpl w:val="F016371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CE455B3"/>
    <w:multiLevelType w:val="multilevel"/>
    <w:tmpl w:val="A4FAB7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666"/>
        </w:tabs>
        <w:ind w:left="666" w:hanging="576"/>
      </w:pPr>
      <w:rPr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  <w:i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304"/>
        </w:tabs>
        <w:ind w:left="230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376B3FC7"/>
    <w:multiLevelType w:val="hybridMultilevel"/>
    <w:tmpl w:val="D79AA6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19B1295"/>
    <w:multiLevelType w:val="hybridMultilevel"/>
    <w:tmpl w:val="086A44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C7E3A7F"/>
    <w:multiLevelType w:val="hybridMultilevel"/>
    <w:tmpl w:val="C9D80A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F3730B"/>
    <w:multiLevelType w:val="hybridMultilevel"/>
    <w:tmpl w:val="57E6801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>
    <w:nsid w:val="537E4279"/>
    <w:multiLevelType w:val="hybridMultilevel"/>
    <w:tmpl w:val="CEFC1E1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62213A2"/>
    <w:multiLevelType w:val="multilevel"/>
    <w:tmpl w:val="B2A601C6"/>
    <w:lvl w:ilvl="0">
      <w:start w:val="1"/>
      <w:numFmt w:val="decimal"/>
      <w:lvlText w:val="%1)"/>
      <w:lvlJc w:val="left"/>
      <w:pPr>
        <w:tabs>
          <w:tab w:val="num" w:pos="624"/>
        </w:tabs>
        <w:ind w:left="624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21"/>
        </w:tabs>
        <w:ind w:left="1021" w:hanging="661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304"/>
        </w:tabs>
        <w:ind w:left="1304" w:hanging="58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41"/>
        </w:tabs>
        <w:ind w:left="2041" w:hanging="96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531" w:hanging="91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1928" w:hanging="12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>
    <w:nsid w:val="57866DB3"/>
    <w:multiLevelType w:val="hybridMultilevel"/>
    <w:tmpl w:val="791E07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607B2057"/>
    <w:multiLevelType w:val="hybridMultilevel"/>
    <w:tmpl w:val="B3042B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616A7788"/>
    <w:multiLevelType w:val="hybridMultilevel"/>
    <w:tmpl w:val="E2C41EEA"/>
    <w:lvl w:ilvl="0" w:tplc="9C560C7A">
      <w:start w:val="1"/>
      <w:numFmt w:val="bullet"/>
      <w:lvlText w:val=""/>
      <w:lvlJc w:val="left"/>
      <w:pPr>
        <w:ind w:left="1386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17">
    <w:nsid w:val="6BA023A6"/>
    <w:multiLevelType w:val="multilevel"/>
    <w:tmpl w:val="9C3054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D0F39F5"/>
    <w:multiLevelType w:val="hybridMultilevel"/>
    <w:tmpl w:val="4A96C78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D9D6163"/>
    <w:multiLevelType w:val="hybridMultilevel"/>
    <w:tmpl w:val="97843A24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5"/>
  </w:num>
  <w:num w:numId="4">
    <w:abstractNumId w:val="11"/>
  </w:num>
  <w:num w:numId="5">
    <w:abstractNumId w:val="0"/>
  </w:num>
  <w:num w:numId="6">
    <w:abstractNumId w:val="15"/>
  </w:num>
  <w:num w:numId="7">
    <w:abstractNumId w:val="2"/>
  </w:num>
  <w:num w:numId="8">
    <w:abstractNumId w:val="8"/>
  </w:num>
  <w:num w:numId="9">
    <w:abstractNumId w:val="14"/>
  </w:num>
  <w:num w:numId="10">
    <w:abstractNumId w:val="9"/>
  </w:num>
  <w:num w:numId="11">
    <w:abstractNumId w:val="19"/>
  </w:num>
  <w:num w:numId="12">
    <w:abstractNumId w:val="18"/>
  </w:num>
  <w:num w:numId="13">
    <w:abstractNumId w:val="12"/>
  </w:num>
  <w:num w:numId="14">
    <w:abstractNumId w:val="6"/>
  </w:num>
  <w:num w:numId="15">
    <w:abstractNumId w:val="10"/>
  </w:num>
  <w:num w:numId="16">
    <w:abstractNumId w:val="13"/>
  </w:num>
  <w:num w:numId="17">
    <w:abstractNumId w:val="17"/>
  </w:num>
  <w:num w:numId="18">
    <w:abstractNumId w:val="4"/>
  </w:num>
  <w:num w:numId="19">
    <w:abstractNumId w:val="1"/>
  </w:num>
  <w:num w:numId="20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hideSpellingErrors/>
  <w:hideGrammaticalErrors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/>
  <w:doNotTrackFormatting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61D"/>
    <w:rsid w:val="00000311"/>
    <w:rsid w:val="000004F9"/>
    <w:rsid w:val="00000F57"/>
    <w:rsid w:val="0000159D"/>
    <w:rsid w:val="000051AA"/>
    <w:rsid w:val="00005B11"/>
    <w:rsid w:val="000060CC"/>
    <w:rsid w:val="000068B8"/>
    <w:rsid w:val="00011622"/>
    <w:rsid w:val="00013C4A"/>
    <w:rsid w:val="00015EFA"/>
    <w:rsid w:val="00020473"/>
    <w:rsid w:val="00020571"/>
    <w:rsid w:val="0002341B"/>
    <w:rsid w:val="00024217"/>
    <w:rsid w:val="000249D0"/>
    <w:rsid w:val="00024C37"/>
    <w:rsid w:val="00026162"/>
    <w:rsid w:val="00026725"/>
    <w:rsid w:val="000267B8"/>
    <w:rsid w:val="00026BA8"/>
    <w:rsid w:val="00026D21"/>
    <w:rsid w:val="00027743"/>
    <w:rsid w:val="0003134E"/>
    <w:rsid w:val="00031AA1"/>
    <w:rsid w:val="00031BD5"/>
    <w:rsid w:val="0003283A"/>
    <w:rsid w:val="0003316E"/>
    <w:rsid w:val="00033ECB"/>
    <w:rsid w:val="00035A47"/>
    <w:rsid w:val="00035CC9"/>
    <w:rsid w:val="00035F9A"/>
    <w:rsid w:val="000361FF"/>
    <w:rsid w:val="00036537"/>
    <w:rsid w:val="00037E99"/>
    <w:rsid w:val="00040003"/>
    <w:rsid w:val="00040D65"/>
    <w:rsid w:val="00042BC3"/>
    <w:rsid w:val="000433A0"/>
    <w:rsid w:val="00043DD0"/>
    <w:rsid w:val="00043FEE"/>
    <w:rsid w:val="00045E0C"/>
    <w:rsid w:val="00046852"/>
    <w:rsid w:val="00051687"/>
    <w:rsid w:val="000521A0"/>
    <w:rsid w:val="00054419"/>
    <w:rsid w:val="000548EA"/>
    <w:rsid w:val="00055D96"/>
    <w:rsid w:val="000571B0"/>
    <w:rsid w:val="00057926"/>
    <w:rsid w:val="00057B8B"/>
    <w:rsid w:val="0006752D"/>
    <w:rsid w:val="00067564"/>
    <w:rsid w:val="000707D8"/>
    <w:rsid w:val="00070CE7"/>
    <w:rsid w:val="00071D42"/>
    <w:rsid w:val="00072028"/>
    <w:rsid w:val="00074405"/>
    <w:rsid w:val="00075F0F"/>
    <w:rsid w:val="00077709"/>
    <w:rsid w:val="00077D24"/>
    <w:rsid w:val="00077EFB"/>
    <w:rsid w:val="00080C94"/>
    <w:rsid w:val="00081978"/>
    <w:rsid w:val="0008306F"/>
    <w:rsid w:val="0008403F"/>
    <w:rsid w:val="00085B21"/>
    <w:rsid w:val="00087F2E"/>
    <w:rsid w:val="00090B07"/>
    <w:rsid w:val="0009108B"/>
    <w:rsid w:val="000910AF"/>
    <w:rsid w:val="000914A2"/>
    <w:rsid w:val="00091BD3"/>
    <w:rsid w:val="00091CD3"/>
    <w:rsid w:val="00092662"/>
    <w:rsid w:val="00093359"/>
    <w:rsid w:val="00094E9B"/>
    <w:rsid w:val="00095680"/>
    <w:rsid w:val="0009589F"/>
    <w:rsid w:val="000965E4"/>
    <w:rsid w:val="00096F21"/>
    <w:rsid w:val="00097122"/>
    <w:rsid w:val="0009747E"/>
    <w:rsid w:val="000A1791"/>
    <w:rsid w:val="000A3963"/>
    <w:rsid w:val="000A553D"/>
    <w:rsid w:val="000A55B7"/>
    <w:rsid w:val="000A61FD"/>
    <w:rsid w:val="000A636D"/>
    <w:rsid w:val="000A6FA1"/>
    <w:rsid w:val="000A7B6B"/>
    <w:rsid w:val="000B1C05"/>
    <w:rsid w:val="000B1D80"/>
    <w:rsid w:val="000B2462"/>
    <w:rsid w:val="000B24F7"/>
    <w:rsid w:val="000B2D7A"/>
    <w:rsid w:val="000B5D6A"/>
    <w:rsid w:val="000B5ED0"/>
    <w:rsid w:val="000B6566"/>
    <w:rsid w:val="000B7F7B"/>
    <w:rsid w:val="000C0D84"/>
    <w:rsid w:val="000C162C"/>
    <w:rsid w:val="000C1B85"/>
    <w:rsid w:val="000C228A"/>
    <w:rsid w:val="000C5FE6"/>
    <w:rsid w:val="000C6110"/>
    <w:rsid w:val="000C7705"/>
    <w:rsid w:val="000C792B"/>
    <w:rsid w:val="000C7E4A"/>
    <w:rsid w:val="000D04EA"/>
    <w:rsid w:val="000D1392"/>
    <w:rsid w:val="000D1433"/>
    <w:rsid w:val="000D1776"/>
    <w:rsid w:val="000D1A2C"/>
    <w:rsid w:val="000D2FE1"/>
    <w:rsid w:val="000D33B5"/>
    <w:rsid w:val="000D38F7"/>
    <w:rsid w:val="000D3A15"/>
    <w:rsid w:val="000D3CE8"/>
    <w:rsid w:val="000D3D8D"/>
    <w:rsid w:val="000D3F28"/>
    <w:rsid w:val="000D40F3"/>
    <w:rsid w:val="000D744E"/>
    <w:rsid w:val="000E1326"/>
    <w:rsid w:val="000E1BA2"/>
    <w:rsid w:val="000E334D"/>
    <w:rsid w:val="000E3CC6"/>
    <w:rsid w:val="000E431E"/>
    <w:rsid w:val="000E4833"/>
    <w:rsid w:val="000E5218"/>
    <w:rsid w:val="000E5970"/>
    <w:rsid w:val="000E6D4A"/>
    <w:rsid w:val="000E7739"/>
    <w:rsid w:val="000F00E3"/>
    <w:rsid w:val="000F1039"/>
    <w:rsid w:val="000F139F"/>
    <w:rsid w:val="000F2828"/>
    <w:rsid w:val="000F33A3"/>
    <w:rsid w:val="000F4DEA"/>
    <w:rsid w:val="000F74B3"/>
    <w:rsid w:val="00100BA1"/>
    <w:rsid w:val="00101022"/>
    <w:rsid w:val="001029C3"/>
    <w:rsid w:val="0010389C"/>
    <w:rsid w:val="001052F0"/>
    <w:rsid w:val="001056D9"/>
    <w:rsid w:val="00105BA9"/>
    <w:rsid w:val="00106BBC"/>
    <w:rsid w:val="001106BC"/>
    <w:rsid w:val="0011373D"/>
    <w:rsid w:val="00113E2A"/>
    <w:rsid w:val="00114B9F"/>
    <w:rsid w:val="001159FB"/>
    <w:rsid w:val="00115CBD"/>
    <w:rsid w:val="00115EAB"/>
    <w:rsid w:val="001161F3"/>
    <w:rsid w:val="00117F58"/>
    <w:rsid w:val="00121F28"/>
    <w:rsid w:val="0012289D"/>
    <w:rsid w:val="00123B03"/>
    <w:rsid w:val="00124494"/>
    <w:rsid w:val="001267F6"/>
    <w:rsid w:val="00127773"/>
    <w:rsid w:val="001302EE"/>
    <w:rsid w:val="001305BA"/>
    <w:rsid w:val="00130F8E"/>
    <w:rsid w:val="001324EB"/>
    <w:rsid w:val="00132A06"/>
    <w:rsid w:val="00133184"/>
    <w:rsid w:val="001333B7"/>
    <w:rsid w:val="0013377D"/>
    <w:rsid w:val="001347C9"/>
    <w:rsid w:val="00137E31"/>
    <w:rsid w:val="00140E68"/>
    <w:rsid w:val="00141B10"/>
    <w:rsid w:val="00142888"/>
    <w:rsid w:val="001428B4"/>
    <w:rsid w:val="00143C8D"/>
    <w:rsid w:val="00144DD3"/>
    <w:rsid w:val="00145415"/>
    <w:rsid w:val="001461C1"/>
    <w:rsid w:val="001461D8"/>
    <w:rsid w:val="00146F4A"/>
    <w:rsid w:val="00147560"/>
    <w:rsid w:val="001517BA"/>
    <w:rsid w:val="00151971"/>
    <w:rsid w:val="00151ECD"/>
    <w:rsid w:val="00152290"/>
    <w:rsid w:val="0015240E"/>
    <w:rsid w:val="00155EF3"/>
    <w:rsid w:val="00156452"/>
    <w:rsid w:val="00157133"/>
    <w:rsid w:val="0015790A"/>
    <w:rsid w:val="00161404"/>
    <w:rsid w:val="001623BE"/>
    <w:rsid w:val="00162E11"/>
    <w:rsid w:val="00163ADD"/>
    <w:rsid w:val="0016440B"/>
    <w:rsid w:val="00164527"/>
    <w:rsid w:val="00164BFB"/>
    <w:rsid w:val="00164FD9"/>
    <w:rsid w:val="001657CC"/>
    <w:rsid w:val="00165D34"/>
    <w:rsid w:val="0016657F"/>
    <w:rsid w:val="00166B80"/>
    <w:rsid w:val="00166BF5"/>
    <w:rsid w:val="00166EE8"/>
    <w:rsid w:val="00167E91"/>
    <w:rsid w:val="00170F83"/>
    <w:rsid w:val="001734B3"/>
    <w:rsid w:val="0017357C"/>
    <w:rsid w:val="0017358B"/>
    <w:rsid w:val="00173853"/>
    <w:rsid w:val="0017389D"/>
    <w:rsid w:val="0017397E"/>
    <w:rsid w:val="001740BE"/>
    <w:rsid w:val="00174436"/>
    <w:rsid w:val="00174A9E"/>
    <w:rsid w:val="00175A88"/>
    <w:rsid w:val="00177407"/>
    <w:rsid w:val="001802A3"/>
    <w:rsid w:val="00180C09"/>
    <w:rsid w:val="00181F96"/>
    <w:rsid w:val="0018226E"/>
    <w:rsid w:val="00183B0B"/>
    <w:rsid w:val="00183F18"/>
    <w:rsid w:val="001859F8"/>
    <w:rsid w:val="00185F70"/>
    <w:rsid w:val="00186DCA"/>
    <w:rsid w:val="00186F1C"/>
    <w:rsid w:val="0018737B"/>
    <w:rsid w:val="00187CF6"/>
    <w:rsid w:val="00190ABA"/>
    <w:rsid w:val="00190BDD"/>
    <w:rsid w:val="001916CF"/>
    <w:rsid w:val="00191C64"/>
    <w:rsid w:val="001948F7"/>
    <w:rsid w:val="00194F96"/>
    <w:rsid w:val="0019687B"/>
    <w:rsid w:val="0019724E"/>
    <w:rsid w:val="001A01D8"/>
    <w:rsid w:val="001A1D96"/>
    <w:rsid w:val="001A2946"/>
    <w:rsid w:val="001A325A"/>
    <w:rsid w:val="001A3428"/>
    <w:rsid w:val="001A4152"/>
    <w:rsid w:val="001A44CC"/>
    <w:rsid w:val="001A49B5"/>
    <w:rsid w:val="001A725B"/>
    <w:rsid w:val="001A79DD"/>
    <w:rsid w:val="001B2986"/>
    <w:rsid w:val="001B3012"/>
    <w:rsid w:val="001B3205"/>
    <w:rsid w:val="001B5BB9"/>
    <w:rsid w:val="001B5CAE"/>
    <w:rsid w:val="001B60F0"/>
    <w:rsid w:val="001C0438"/>
    <w:rsid w:val="001C0BD1"/>
    <w:rsid w:val="001C2A0B"/>
    <w:rsid w:val="001C3B23"/>
    <w:rsid w:val="001C3FA1"/>
    <w:rsid w:val="001C5668"/>
    <w:rsid w:val="001C5D3B"/>
    <w:rsid w:val="001C6103"/>
    <w:rsid w:val="001C635D"/>
    <w:rsid w:val="001C640B"/>
    <w:rsid w:val="001C6E5F"/>
    <w:rsid w:val="001C710E"/>
    <w:rsid w:val="001D145E"/>
    <w:rsid w:val="001D1A71"/>
    <w:rsid w:val="001D363F"/>
    <w:rsid w:val="001D54E5"/>
    <w:rsid w:val="001D572F"/>
    <w:rsid w:val="001D5E34"/>
    <w:rsid w:val="001D615B"/>
    <w:rsid w:val="001E0FB1"/>
    <w:rsid w:val="001E1160"/>
    <w:rsid w:val="001E2758"/>
    <w:rsid w:val="001E2F61"/>
    <w:rsid w:val="001E40A3"/>
    <w:rsid w:val="001E4296"/>
    <w:rsid w:val="001E523B"/>
    <w:rsid w:val="001E672E"/>
    <w:rsid w:val="001E71E8"/>
    <w:rsid w:val="001E7607"/>
    <w:rsid w:val="001F0F75"/>
    <w:rsid w:val="001F1780"/>
    <w:rsid w:val="001F1EC1"/>
    <w:rsid w:val="001F2145"/>
    <w:rsid w:val="001F3061"/>
    <w:rsid w:val="001F3788"/>
    <w:rsid w:val="001F3EB4"/>
    <w:rsid w:val="001F440E"/>
    <w:rsid w:val="001F5925"/>
    <w:rsid w:val="002022DC"/>
    <w:rsid w:val="00202793"/>
    <w:rsid w:val="00202D6E"/>
    <w:rsid w:val="00203026"/>
    <w:rsid w:val="00203202"/>
    <w:rsid w:val="002062C1"/>
    <w:rsid w:val="002077CD"/>
    <w:rsid w:val="0021037F"/>
    <w:rsid w:val="0021161A"/>
    <w:rsid w:val="002120B0"/>
    <w:rsid w:val="0021210B"/>
    <w:rsid w:val="002121D9"/>
    <w:rsid w:val="002140BB"/>
    <w:rsid w:val="002147C7"/>
    <w:rsid w:val="00215DC6"/>
    <w:rsid w:val="002165B9"/>
    <w:rsid w:val="002166FC"/>
    <w:rsid w:val="00216D77"/>
    <w:rsid w:val="002177C6"/>
    <w:rsid w:val="002203E2"/>
    <w:rsid w:val="0022099E"/>
    <w:rsid w:val="0022104E"/>
    <w:rsid w:val="002216FB"/>
    <w:rsid w:val="00221D4A"/>
    <w:rsid w:val="002230EB"/>
    <w:rsid w:val="00223CFE"/>
    <w:rsid w:val="00226F2E"/>
    <w:rsid w:val="002273FD"/>
    <w:rsid w:val="00230339"/>
    <w:rsid w:val="00231478"/>
    <w:rsid w:val="00231A7B"/>
    <w:rsid w:val="00232765"/>
    <w:rsid w:val="00232D45"/>
    <w:rsid w:val="00232D7F"/>
    <w:rsid w:val="002368EF"/>
    <w:rsid w:val="00237E37"/>
    <w:rsid w:val="002401DB"/>
    <w:rsid w:val="002404F6"/>
    <w:rsid w:val="002419BC"/>
    <w:rsid w:val="0024259D"/>
    <w:rsid w:val="00243312"/>
    <w:rsid w:val="00243322"/>
    <w:rsid w:val="00243866"/>
    <w:rsid w:val="00244F53"/>
    <w:rsid w:val="0024682A"/>
    <w:rsid w:val="002474DF"/>
    <w:rsid w:val="00250405"/>
    <w:rsid w:val="002508DA"/>
    <w:rsid w:val="002508F5"/>
    <w:rsid w:val="002512F6"/>
    <w:rsid w:val="002512FB"/>
    <w:rsid w:val="00251542"/>
    <w:rsid w:val="0025177C"/>
    <w:rsid w:val="00251C6A"/>
    <w:rsid w:val="00251DDC"/>
    <w:rsid w:val="0025374B"/>
    <w:rsid w:val="00255238"/>
    <w:rsid w:val="00255B93"/>
    <w:rsid w:val="00255E00"/>
    <w:rsid w:val="00257329"/>
    <w:rsid w:val="0025766C"/>
    <w:rsid w:val="00260200"/>
    <w:rsid w:val="002608C3"/>
    <w:rsid w:val="00265859"/>
    <w:rsid w:val="00266349"/>
    <w:rsid w:val="00266A84"/>
    <w:rsid w:val="00267FA5"/>
    <w:rsid w:val="00270A24"/>
    <w:rsid w:val="002737FF"/>
    <w:rsid w:val="002739DA"/>
    <w:rsid w:val="00273C1E"/>
    <w:rsid w:val="00275F2C"/>
    <w:rsid w:val="00276ED2"/>
    <w:rsid w:val="002778F6"/>
    <w:rsid w:val="002803DF"/>
    <w:rsid w:val="00280746"/>
    <w:rsid w:val="002807BE"/>
    <w:rsid w:val="0028196B"/>
    <w:rsid w:val="00281F6E"/>
    <w:rsid w:val="002824FB"/>
    <w:rsid w:val="002866D0"/>
    <w:rsid w:val="00287ADB"/>
    <w:rsid w:val="00287BB1"/>
    <w:rsid w:val="00287C96"/>
    <w:rsid w:val="00287CF0"/>
    <w:rsid w:val="00287EFC"/>
    <w:rsid w:val="00290EE1"/>
    <w:rsid w:val="00293EB4"/>
    <w:rsid w:val="00294F67"/>
    <w:rsid w:val="0029543A"/>
    <w:rsid w:val="002957C6"/>
    <w:rsid w:val="002958D0"/>
    <w:rsid w:val="00296420"/>
    <w:rsid w:val="002A440E"/>
    <w:rsid w:val="002A4F82"/>
    <w:rsid w:val="002A5C44"/>
    <w:rsid w:val="002A6081"/>
    <w:rsid w:val="002A6938"/>
    <w:rsid w:val="002A6EF3"/>
    <w:rsid w:val="002B12A7"/>
    <w:rsid w:val="002B2EA8"/>
    <w:rsid w:val="002B3652"/>
    <w:rsid w:val="002B5863"/>
    <w:rsid w:val="002B5A7F"/>
    <w:rsid w:val="002B6A14"/>
    <w:rsid w:val="002B7492"/>
    <w:rsid w:val="002C0000"/>
    <w:rsid w:val="002C066F"/>
    <w:rsid w:val="002C1306"/>
    <w:rsid w:val="002C1624"/>
    <w:rsid w:val="002C21C9"/>
    <w:rsid w:val="002C2F10"/>
    <w:rsid w:val="002C34CC"/>
    <w:rsid w:val="002C3C26"/>
    <w:rsid w:val="002C3FF3"/>
    <w:rsid w:val="002C4D97"/>
    <w:rsid w:val="002C534E"/>
    <w:rsid w:val="002C6E5D"/>
    <w:rsid w:val="002C7D78"/>
    <w:rsid w:val="002C7F3C"/>
    <w:rsid w:val="002D13A1"/>
    <w:rsid w:val="002D1C20"/>
    <w:rsid w:val="002D21A4"/>
    <w:rsid w:val="002D2BD7"/>
    <w:rsid w:val="002D346B"/>
    <w:rsid w:val="002D43EB"/>
    <w:rsid w:val="002D46E9"/>
    <w:rsid w:val="002D6101"/>
    <w:rsid w:val="002D6F1C"/>
    <w:rsid w:val="002D7815"/>
    <w:rsid w:val="002E012D"/>
    <w:rsid w:val="002E0720"/>
    <w:rsid w:val="002E0AD2"/>
    <w:rsid w:val="002E1059"/>
    <w:rsid w:val="002E2145"/>
    <w:rsid w:val="002E2959"/>
    <w:rsid w:val="002E2C9C"/>
    <w:rsid w:val="002E3974"/>
    <w:rsid w:val="002E3E74"/>
    <w:rsid w:val="002E4409"/>
    <w:rsid w:val="002E5C91"/>
    <w:rsid w:val="002E66BA"/>
    <w:rsid w:val="002E679F"/>
    <w:rsid w:val="002E6900"/>
    <w:rsid w:val="002E787E"/>
    <w:rsid w:val="002E7B32"/>
    <w:rsid w:val="002F0E98"/>
    <w:rsid w:val="002F1C4D"/>
    <w:rsid w:val="002F29C1"/>
    <w:rsid w:val="002F333E"/>
    <w:rsid w:val="002F4D95"/>
    <w:rsid w:val="002F4E5E"/>
    <w:rsid w:val="002F508D"/>
    <w:rsid w:val="003012F3"/>
    <w:rsid w:val="003021C9"/>
    <w:rsid w:val="0030348A"/>
    <w:rsid w:val="003041A7"/>
    <w:rsid w:val="0030473B"/>
    <w:rsid w:val="00307A7C"/>
    <w:rsid w:val="00311918"/>
    <w:rsid w:val="00311D5D"/>
    <w:rsid w:val="00311F27"/>
    <w:rsid w:val="003122F1"/>
    <w:rsid w:val="00312DEC"/>
    <w:rsid w:val="003136E3"/>
    <w:rsid w:val="0031393D"/>
    <w:rsid w:val="00316E0E"/>
    <w:rsid w:val="00317F94"/>
    <w:rsid w:val="003210C8"/>
    <w:rsid w:val="00321526"/>
    <w:rsid w:val="003222F1"/>
    <w:rsid w:val="00322E28"/>
    <w:rsid w:val="00323973"/>
    <w:rsid w:val="003245C8"/>
    <w:rsid w:val="0032488D"/>
    <w:rsid w:val="0032520E"/>
    <w:rsid w:val="00326F07"/>
    <w:rsid w:val="0032714F"/>
    <w:rsid w:val="00327DA5"/>
    <w:rsid w:val="003303F0"/>
    <w:rsid w:val="003312E9"/>
    <w:rsid w:val="0033181A"/>
    <w:rsid w:val="00332613"/>
    <w:rsid w:val="00334F17"/>
    <w:rsid w:val="00335191"/>
    <w:rsid w:val="003357BF"/>
    <w:rsid w:val="00335B20"/>
    <w:rsid w:val="003365AB"/>
    <w:rsid w:val="0033764E"/>
    <w:rsid w:val="003378D6"/>
    <w:rsid w:val="0034128F"/>
    <w:rsid w:val="00341957"/>
    <w:rsid w:val="00342301"/>
    <w:rsid w:val="00342539"/>
    <w:rsid w:val="00342545"/>
    <w:rsid w:val="00342ABF"/>
    <w:rsid w:val="0034326A"/>
    <w:rsid w:val="00345C22"/>
    <w:rsid w:val="0034616D"/>
    <w:rsid w:val="00346294"/>
    <w:rsid w:val="00346324"/>
    <w:rsid w:val="003500CF"/>
    <w:rsid w:val="00350236"/>
    <w:rsid w:val="00350779"/>
    <w:rsid w:val="00350C43"/>
    <w:rsid w:val="00350EAC"/>
    <w:rsid w:val="00351341"/>
    <w:rsid w:val="003514D9"/>
    <w:rsid w:val="00351605"/>
    <w:rsid w:val="0035302B"/>
    <w:rsid w:val="00353E22"/>
    <w:rsid w:val="003548AA"/>
    <w:rsid w:val="00355020"/>
    <w:rsid w:val="00355150"/>
    <w:rsid w:val="003561B2"/>
    <w:rsid w:val="003561E0"/>
    <w:rsid w:val="00356355"/>
    <w:rsid w:val="00356D9C"/>
    <w:rsid w:val="003578B2"/>
    <w:rsid w:val="00360CEC"/>
    <w:rsid w:val="003633E9"/>
    <w:rsid w:val="00365F14"/>
    <w:rsid w:val="00366C6E"/>
    <w:rsid w:val="003676F4"/>
    <w:rsid w:val="0037016E"/>
    <w:rsid w:val="00370BEB"/>
    <w:rsid w:val="00372DE7"/>
    <w:rsid w:val="0037356C"/>
    <w:rsid w:val="00373926"/>
    <w:rsid w:val="00373B92"/>
    <w:rsid w:val="00374E70"/>
    <w:rsid w:val="00374EFE"/>
    <w:rsid w:val="003753E8"/>
    <w:rsid w:val="0037584E"/>
    <w:rsid w:val="003761B4"/>
    <w:rsid w:val="00376932"/>
    <w:rsid w:val="00381098"/>
    <w:rsid w:val="003818A8"/>
    <w:rsid w:val="00381A30"/>
    <w:rsid w:val="00382907"/>
    <w:rsid w:val="00383508"/>
    <w:rsid w:val="003845FD"/>
    <w:rsid w:val="003852D2"/>
    <w:rsid w:val="00385619"/>
    <w:rsid w:val="0038561A"/>
    <w:rsid w:val="00385FA0"/>
    <w:rsid w:val="003866DA"/>
    <w:rsid w:val="00386BA5"/>
    <w:rsid w:val="003874D5"/>
    <w:rsid w:val="00387D2D"/>
    <w:rsid w:val="00387F7B"/>
    <w:rsid w:val="003905FE"/>
    <w:rsid w:val="0039431F"/>
    <w:rsid w:val="00394464"/>
    <w:rsid w:val="0039480A"/>
    <w:rsid w:val="003948B4"/>
    <w:rsid w:val="00395162"/>
    <w:rsid w:val="00395E16"/>
    <w:rsid w:val="003968FD"/>
    <w:rsid w:val="003A216B"/>
    <w:rsid w:val="003A42CB"/>
    <w:rsid w:val="003A5587"/>
    <w:rsid w:val="003A574F"/>
    <w:rsid w:val="003A6BE5"/>
    <w:rsid w:val="003A7B19"/>
    <w:rsid w:val="003B0D46"/>
    <w:rsid w:val="003B0F80"/>
    <w:rsid w:val="003B118C"/>
    <w:rsid w:val="003B13A9"/>
    <w:rsid w:val="003B1D65"/>
    <w:rsid w:val="003B2011"/>
    <w:rsid w:val="003B3C04"/>
    <w:rsid w:val="003B4E4D"/>
    <w:rsid w:val="003B507C"/>
    <w:rsid w:val="003B5A57"/>
    <w:rsid w:val="003B6C4F"/>
    <w:rsid w:val="003B6D67"/>
    <w:rsid w:val="003B6E9C"/>
    <w:rsid w:val="003B7120"/>
    <w:rsid w:val="003B721A"/>
    <w:rsid w:val="003C05C8"/>
    <w:rsid w:val="003C1105"/>
    <w:rsid w:val="003C15C3"/>
    <w:rsid w:val="003C1CD5"/>
    <w:rsid w:val="003C2754"/>
    <w:rsid w:val="003C31FC"/>
    <w:rsid w:val="003C33EE"/>
    <w:rsid w:val="003C3762"/>
    <w:rsid w:val="003C3C5A"/>
    <w:rsid w:val="003C479D"/>
    <w:rsid w:val="003C4F40"/>
    <w:rsid w:val="003C50AD"/>
    <w:rsid w:val="003C5E26"/>
    <w:rsid w:val="003C5EDB"/>
    <w:rsid w:val="003D0436"/>
    <w:rsid w:val="003D0462"/>
    <w:rsid w:val="003D07E6"/>
    <w:rsid w:val="003D0BE3"/>
    <w:rsid w:val="003D148E"/>
    <w:rsid w:val="003D1C23"/>
    <w:rsid w:val="003D1E44"/>
    <w:rsid w:val="003D30C5"/>
    <w:rsid w:val="003D340B"/>
    <w:rsid w:val="003D37AB"/>
    <w:rsid w:val="003D4FC2"/>
    <w:rsid w:val="003D540F"/>
    <w:rsid w:val="003E030C"/>
    <w:rsid w:val="003E09CC"/>
    <w:rsid w:val="003E1176"/>
    <w:rsid w:val="003E1524"/>
    <w:rsid w:val="003E1BE1"/>
    <w:rsid w:val="003E1E6B"/>
    <w:rsid w:val="003E286F"/>
    <w:rsid w:val="003E2B8D"/>
    <w:rsid w:val="003E2FC5"/>
    <w:rsid w:val="003E3309"/>
    <w:rsid w:val="003E363B"/>
    <w:rsid w:val="003E4C68"/>
    <w:rsid w:val="003E4D05"/>
    <w:rsid w:val="003E6778"/>
    <w:rsid w:val="003F028E"/>
    <w:rsid w:val="003F3296"/>
    <w:rsid w:val="003F3AAE"/>
    <w:rsid w:val="003F6F1A"/>
    <w:rsid w:val="003F6F72"/>
    <w:rsid w:val="003F7111"/>
    <w:rsid w:val="003F7B6C"/>
    <w:rsid w:val="00400B54"/>
    <w:rsid w:val="00401573"/>
    <w:rsid w:val="0040527E"/>
    <w:rsid w:val="004069CE"/>
    <w:rsid w:val="0041160B"/>
    <w:rsid w:val="00413A00"/>
    <w:rsid w:val="004153F6"/>
    <w:rsid w:val="00416585"/>
    <w:rsid w:val="00416764"/>
    <w:rsid w:val="0041761D"/>
    <w:rsid w:val="00417921"/>
    <w:rsid w:val="00417A6B"/>
    <w:rsid w:val="004218B1"/>
    <w:rsid w:val="00421E33"/>
    <w:rsid w:val="0042211B"/>
    <w:rsid w:val="004223E5"/>
    <w:rsid w:val="00423424"/>
    <w:rsid w:val="004244DE"/>
    <w:rsid w:val="00425C18"/>
    <w:rsid w:val="004261BF"/>
    <w:rsid w:val="004304B3"/>
    <w:rsid w:val="0043236E"/>
    <w:rsid w:val="004330DF"/>
    <w:rsid w:val="00434F39"/>
    <w:rsid w:val="004355A3"/>
    <w:rsid w:val="004363A3"/>
    <w:rsid w:val="00441047"/>
    <w:rsid w:val="004413F4"/>
    <w:rsid w:val="0044176C"/>
    <w:rsid w:val="004428EF"/>
    <w:rsid w:val="00442AAB"/>
    <w:rsid w:val="0044397D"/>
    <w:rsid w:val="00444B6E"/>
    <w:rsid w:val="00444E93"/>
    <w:rsid w:val="004454DB"/>
    <w:rsid w:val="00446381"/>
    <w:rsid w:val="00447ADA"/>
    <w:rsid w:val="004501C6"/>
    <w:rsid w:val="00450303"/>
    <w:rsid w:val="00450450"/>
    <w:rsid w:val="004511CE"/>
    <w:rsid w:val="004514DD"/>
    <w:rsid w:val="004527EE"/>
    <w:rsid w:val="00452C4C"/>
    <w:rsid w:val="00454067"/>
    <w:rsid w:val="00454101"/>
    <w:rsid w:val="00454495"/>
    <w:rsid w:val="00454E5E"/>
    <w:rsid w:val="004572AE"/>
    <w:rsid w:val="00460398"/>
    <w:rsid w:val="004609E7"/>
    <w:rsid w:val="004612E8"/>
    <w:rsid w:val="0046261C"/>
    <w:rsid w:val="0046280F"/>
    <w:rsid w:val="00462C02"/>
    <w:rsid w:val="0046327D"/>
    <w:rsid w:val="00464CC7"/>
    <w:rsid w:val="00465441"/>
    <w:rsid w:val="0046648F"/>
    <w:rsid w:val="004668A5"/>
    <w:rsid w:val="00466DB1"/>
    <w:rsid w:val="00470024"/>
    <w:rsid w:val="00470325"/>
    <w:rsid w:val="00471C1D"/>
    <w:rsid w:val="004731D0"/>
    <w:rsid w:val="0047460D"/>
    <w:rsid w:val="004749D0"/>
    <w:rsid w:val="00474EEF"/>
    <w:rsid w:val="00476386"/>
    <w:rsid w:val="004763B8"/>
    <w:rsid w:val="0047672D"/>
    <w:rsid w:val="004768FD"/>
    <w:rsid w:val="00476A3E"/>
    <w:rsid w:val="00477CBF"/>
    <w:rsid w:val="00477D8E"/>
    <w:rsid w:val="004806E7"/>
    <w:rsid w:val="00480A19"/>
    <w:rsid w:val="00482E0E"/>
    <w:rsid w:val="00483990"/>
    <w:rsid w:val="00483B9E"/>
    <w:rsid w:val="00485537"/>
    <w:rsid w:val="004872CA"/>
    <w:rsid w:val="00487CC7"/>
    <w:rsid w:val="00490712"/>
    <w:rsid w:val="00491C0F"/>
    <w:rsid w:val="0049244D"/>
    <w:rsid w:val="00492601"/>
    <w:rsid w:val="00492996"/>
    <w:rsid w:val="00493D6E"/>
    <w:rsid w:val="0049474B"/>
    <w:rsid w:val="004949F3"/>
    <w:rsid w:val="00495BCE"/>
    <w:rsid w:val="00495EAC"/>
    <w:rsid w:val="00496E2F"/>
    <w:rsid w:val="00497065"/>
    <w:rsid w:val="00497551"/>
    <w:rsid w:val="004A0975"/>
    <w:rsid w:val="004A0A38"/>
    <w:rsid w:val="004A18CE"/>
    <w:rsid w:val="004A2296"/>
    <w:rsid w:val="004A27DE"/>
    <w:rsid w:val="004A290E"/>
    <w:rsid w:val="004A2967"/>
    <w:rsid w:val="004A444E"/>
    <w:rsid w:val="004A4DF6"/>
    <w:rsid w:val="004A59D2"/>
    <w:rsid w:val="004A5A67"/>
    <w:rsid w:val="004A5B11"/>
    <w:rsid w:val="004A5BFB"/>
    <w:rsid w:val="004A5DC7"/>
    <w:rsid w:val="004A73EE"/>
    <w:rsid w:val="004B09CF"/>
    <w:rsid w:val="004B0BE6"/>
    <w:rsid w:val="004B24AD"/>
    <w:rsid w:val="004B2D46"/>
    <w:rsid w:val="004B3C61"/>
    <w:rsid w:val="004B3D51"/>
    <w:rsid w:val="004B3FAA"/>
    <w:rsid w:val="004B576B"/>
    <w:rsid w:val="004C072B"/>
    <w:rsid w:val="004C09A0"/>
    <w:rsid w:val="004C0BB2"/>
    <w:rsid w:val="004C0F95"/>
    <w:rsid w:val="004C1684"/>
    <w:rsid w:val="004C17EA"/>
    <w:rsid w:val="004C2172"/>
    <w:rsid w:val="004C4FCE"/>
    <w:rsid w:val="004C5747"/>
    <w:rsid w:val="004C66F6"/>
    <w:rsid w:val="004C7689"/>
    <w:rsid w:val="004D0476"/>
    <w:rsid w:val="004D1CA3"/>
    <w:rsid w:val="004D4A95"/>
    <w:rsid w:val="004D4D94"/>
    <w:rsid w:val="004D6A59"/>
    <w:rsid w:val="004D752E"/>
    <w:rsid w:val="004D7562"/>
    <w:rsid w:val="004D7579"/>
    <w:rsid w:val="004D79C0"/>
    <w:rsid w:val="004D7F83"/>
    <w:rsid w:val="004E128D"/>
    <w:rsid w:val="004E14E4"/>
    <w:rsid w:val="004E1F8A"/>
    <w:rsid w:val="004E21C1"/>
    <w:rsid w:val="004E2ACE"/>
    <w:rsid w:val="004E2F51"/>
    <w:rsid w:val="004E4D13"/>
    <w:rsid w:val="004E6098"/>
    <w:rsid w:val="004E7CA5"/>
    <w:rsid w:val="004F06AD"/>
    <w:rsid w:val="004F098F"/>
    <w:rsid w:val="004F1E19"/>
    <w:rsid w:val="004F23CF"/>
    <w:rsid w:val="004F26DA"/>
    <w:rsid w:val="004F2C36"/>
    <w:rsid w:val="004F332A"/>
    <w:rsid w:val="004F3C88"/>
    <w:rsid w:val="004F423B"/>
    <w:rsid w:val="004F429C"/>
    <w:rsid w:val="004F47AE"/>
    <w:rsid w:val="004F47CC"/>
    <w:rsid w:val="004F49F4"/>
    <w:rsid w:val="004F7AF4"/>
    <w:rsid w:val="004F7C19"/>
    <w:rsid w:val="005005D0"/>
    <w:rsid w:val="005011F9"/>
    <w:rsid w:val="00501259"/>
    <w:rsid w:val="00501BC8"/>
    <w:rsid w:val="005023CC"/>
    <w:rsid w:val="005025B3"/>
    <w:rsid w:val="00503315"/>
    <w:rsid w:val="005034E7"/>
    <w:rsid w:val="00503CCE"/>
    <w:rsid w:val="00503FC6"/>
    <w:rsid w:val="0051013E"/>
    <w:rsid w:val="005106A8"/>
    <w:rsid w:val="00511F9D"/>
    <w:rsid w:val="00512111"/>
    <w:rsid w:val="0051234D"/>
    <w:rsid w:val="005129D3"/>
    <w:rsid w:val="00513678"/>
    <w:rsid w:val="005139D4"/>
    <w:rsid w:val="00514893"/>
    <w:rsid w:val="00514B69"/>
    <w:rsid w:val="00515314"/>
    <w:rsid w:val="00515C97"/>
    <w:rsid w:val="00515F61"/>
    <w:rsid w:val="00515FA6"/>
    <w:rsid w:val="00516C58"/>
    <w:rsid w:val="00517694"/>
    <w:rsid w:val="00521E00"/>
    <w:rsid w:val="00522363"/>
    <w:rsid w:val="00522E3F"/>
    <w:rsid w:val="00524315"/>
    <w:rsid w:val="00526B10"/>
    <w:rsid w:val="00527504"/>
    <w:rsid w:val="00527878"/>
    <w:rsid w:val="00530253"/>
    <w:rsid w:val="00530376"/>
    <w:rsid w:val="0053049F"/>
    <w:rsid w:val="00530B6B"/>
    <w:rsid w:val="005313CF"/>
    <w:rsid w:val="00532EE6"/>
    <w:rsid w:val="00535F1B"/>
    <w:rsid w:val="00537399"/>
    <w:rsid w:val="00537E4C"/>
    <w:rsid w:val="00540BC4"/>
    <w:rsid w:val="0054109C"/>
    <w:rsid w:val="005437CC"/>
    <w:rsid w:val="00543B81"/>
    <w:rsid w:val="00543C3E"/>
    <w:rsid w:val="00544011"/>
    <w:rsid w:val="00545060"/>
    <w:rsid w:val="00545D8C"/>
    <w:rsid w:val="00547968"/>
    <w:rsid w:val="00550362"/>
    <w:rsid w:val="005503A7"/>
    <w:rsid w:val="00551D15"/>
    <w:rsid w:val="0055298F"/>
    <w:rsid w:val="00552CE7"/>
    <w:rsid w:val="00553990"/>
    <w:rsid w:val="005541B9"/>
    <w:rsid w:val="005546AA"/>
    <w:rsid w:val="0055531A"/>
    <w:rsid w:val="005556C7"/>
    <w:rsid w:val="00555C5B"/>
    <w:rsid w:val="00555E07"/>
    <w:rsid w:val="00556398"/>
    <w:rsid w:val="005570F5"/>
    <w:rsid w:val="00557E29"/>
    <w:rsid w:val="00557F46"/>
    <w:rsid w:val="005613BC"/>
    <w:rsid w:val="005622A9"/>
    <w:rsid w:val="0056253E"/>
    <w:rsid w:val="00563284"/>
    <w:rsid w:val="00563C4E"/>
    <w:rsid w:val="0056503B"/>
    <w:rsid w:val="00565075"/>
    <w:rsid w:val="0056694F"/>
    <w:rsid w:val="00566CE4"/>
    <w:rsid w:val="00567AD4"/>
    <w:rsid w:val="00570190"/>
    <w:rsid w:val="0057059F"/>
    <w:rsid w:val="005733F9"/>
    <w:rsid w:val="00575C91"/>
    <w:rsid w:val="005770D4"/>
    <w:rsid w:val="00577D69"/>
    <w:rsid w:val="00580CF5"/>
    <w:rsid w:val="00582013"/>
    <w:rsid w:val="00582A34"/>
    <w:rsid w:val="00583680"/>
    <w:rsid w:val="005839A6"/>
    <w:rsid w:val="00584118"/>
    <w:rsid w:val="00584385"/>
    <w:rsid w:val="00584C91"/>
    <w:rsid w:val="00585035"/>
    <w:rsid w:val="00585FC1"/>
    <w:rsid w:val="005863E0"/>
    <w:rsid w:val="0058773A"/>
    <w:rsid w:val="00591A4F"/>
    <w:rsid w:val="005926F7"/>
    <w:rsid w:val="00592733"/>
    <w:rsid w:val="005929F5"/>
    <w:rsid w:val="00593A4A"/>
    <w:rsid w:val="0059440D"/>
    <w:rsid w:val="00594DB8"/>
    <w:rsid w:val="00595353"/>
    <w:rsid w:val="0059579A"/>
    <w:rsid w:val="005976E7"/>
    <w:rsid w:val="005A02C1"/>
    <w:rsid w:val="005A1B69"/>
    <w:rsid w:val="005A1BE5"/>
    <w:rsid w:val="005A25B2"/>
    <w:rsid w:val="005A345F"/>
    <w:rsid w:val="005A43C1"/>
    <w:rsid w:val="005A4D98"/>
    <w:rsid w:val="005A73D0"/>
    <w:rsid w:val="005A7FC0"/>
    <w:rsid w:val="005B0801"/>
    <w:rsid w:val="005B0A59"/>
    <w:rsid w:val="005B26AA"/>
    <w:rsid w:val="005B449F"/>
    <w:rsid w:val="005B4599"/>
    <w:rsid w:val="005B51CC"/>
    <w:rsid w:val="005B6FA0"/>
    <w:rsid w:val="005B7A67"/>
    <w:rsid w:val="005C01EC"/>
    <w:rsid w:val="005C0E49"/>
    <w:rsid w:val="005C0FDF"/>
    <w:rsid w:val="005C1151"/>
    <w:rsid w:val="005C1958"/>
    <w:rsid w:val="005C2E6E"/>
    <w:rsid w:val="005C4B9E"/>
    <w:rsid w:val="005C57D4"/>
    <w:rsid w:val="005C65D9"/>
    <w:rsid w:val="005C6607"/>
    <w:rsid w:val="005C6CAE"/>
    <w:rsid w:val="005D1FA8"/>
    <w:rsid w:val="005D4015"/>
    <w:rsid w:val="005D4222"/>
    <w:rsid w:val="005D4DAE"/>
    <w:rsid w:val="005D5837"/>
    <w:rsid w:val="005D5F4B"/>
    <w:rsid w:val="005D6932"/>
    <w:rsid w:val="005E2638"/>
    <w:rsid w:val="005E284F"/>
    <w:rsid w:val="005E3EE0"/>
    <w:rsid w:val="005E48F8"/>
    <w:rsid w:val="005E52D5"/>
    <w:rsid w:val="005E5ED6"/>
    <w:rsid w:val="005F053B"/>
    <w:rsid w:val="005F1C42"/>
    <w:rsid w:val="005F2193"/>
    <w:rsid w:val="005F35AF"/>
    <w:rsid w:val="005F45BB"/>
    <w:rsid w:val="005F4B7B"/>
    <w:rsid w:val="005F5F2C"/>
    <w:rsid w:val="005F6DAA"/>
    <w:rsid w:val="005F6FB1"/>
    <w:rsid w:val="00600AED"/>
    <w:rsid w:val="0060113B"/>
    <w:rsid w:val="00601D5A"/>
    <w:rsid w:val="0060235F"/>
    <w:rsid w:val="006036BD"/>
    <w:rsid w:val="00604BD4"/>
    <w:rsid w:val="00605846"/>
    <w:rsid w:val="00605B8F"/>
    <w:rsid w:val="00610415"/>
    <w:rsid w:val="00611D92"/>
    <w:rsid w:val="00611DEA"/>
    <w:rsid w:val="00612A10"/>
    <w:rsid w:val="00613B35"/>
    <w:rsid w:val="006148E7"/>
    <w:rsid w:val="00615339"/>
    <w:rsid w:val="00617863"/>
    <w:rsid w:val="00620384"/>
    <w:rsid w:val="006212B5"/>
    <w:rsid w:val="0062182C"/>
    <w:rsid w:val="00621FEA"/>
    <w:rsid w:val="00622A91"/>
    <w:rsid w:val="00624A4B"/>
    <w:rsid w:val="00625519"/>
    <w:rsid w:val="00627A87"/>
    <w:rsid w:val="00630AEF"/>
    <w:rsid w:val="00631142"/>
    <w:rsid w:val="00632302"/>
    <w:rsid w:val="0063349B"/>
    <w:rsid w:val="006338E3"/>
    <w:rsid w:val="00633AEE"/>
    <w:rsid w:val="00634252"/>
    <w:rsid w:val="006347E1"/>
    <w:rsid w:val="0063485B"/>
    <w:rsid w:val="00636AD5"/>
    <w:rsid w:val="0063711A"/>
    <w:rsid w:val="00640C7B"/>
    <w:rsid w:val="00642D2B"/>
    <w:rsid w:val="00643180"/>
    <w:rsid w:val="00643A44"/>
    <w:rsid w:val="00644457"/>
    <w:rsid w:val="00644534"/>
    <w:rsid w:val="006452BF"/>
    <w:rsid w:val="006459A6"/>
    <w:rsid w:val="00646140"/>
    <w:rsid w:val="00646416"/>
    <w:rsid w:val="006471C1"/>
    <w:rsid w:val="0065062A"/>
    <w:rsid w:val="00651755"/>
    <w:rsid w:val="006544F7"/>
    <w:rsid w:val="006557AD"/>
    <w:rsid w:val="0065642F"/>
    <w:rsid w:val="0065647D"/>
    <w:rsid w:val="00657DCC"/>
    <w:rsid w:val="0066064A"/>
    <w:rsid w:val="006607B6"/>
    <w:rsid w:val="00660E81"/>
    <w:rsid w:val="0066198B"/>
    <w:rsid w:val="00662960"/>
    <w:rsid w:val="00663578"/>
    <w:rsid w:val="00664732"/>
    <w:rsid w:val="0066660C"/>
    <w:rsid w:val="00667629"/>
    <w:rsid w:val="00667F2F"/>
    <w:rsid w:val="00672B62"/>
    <w:rsid w:val="00673354"/>
    <w:rsid w:val="006735A0"/>
    <w:rsid w:val="006750F8"/>
    <w:rsid w:val="00675184"/>
    <w:rsid w:val="0067577E"/>
    <w:rsid w:val="006776EF"/>
    <w:rsid w:val="006813AA"/>
    <w:rsid w:val="00682DF5"/>
    <w:rsid w:val="00682E46"/>
    <w:rsid w:val="00683F32"/>
    <w:rsid w:val="0068467A"/>
    <w:rsid w:val="006854D6"/>
    <w:rsid w:val="00685532"/>
    <w:rsid w:val="0068688B"/>
    <w:rsid w:val="00690348"/>
    <w:rsid w:val="00690E9E"/>
    <w:rsid w:val="0069148E"/>
    <w:rsid w:val="006922C4"/>
    <w:rsid w:val="00693003"/>
    <w:rsid w:val="0069395B"/>
    <w:rsid w:val="00693CD1"/>
    <w:rsid w:val="0069439F"/>
    <w:rsid w:val="00697C7F"/>
    <w:rsid w:val="006A0BA4"/>
    <w:rsid w:val="006A1401"/>
    <w:rsid w:val="006A2271"/>
    <w:rsid w:val="006A2ED5"/>
    <w:rsid w:val="006A3381"/>
    <w:rsid w:val="006A44F4"/>
    <w:rsid w:val="006A45F7"/>
    <w:rsid w:val="006A461C"/>
    <w:rsid w:val="006A4D46"/>
    <w:rsid w:val="006A6EB3"/>
    <w:rsid w:val="006A7680"/>
    <w:rsid w:val="006B0E9F"/>
    <w:rsid w:val="006B265E"/>
    <w:rsid w:val="006B292A"/>
    <w:rsid w:val="006B3D23"/>
    <w:rsid w:val="006B3E48"/>
    <w:rsid w:val="006B411B"/>
    <w:rsid w:val="006B5972"/>
    <w:rsid w:val="006B5DEB"/>
    <w:rsid w:val="006B6A6A"/>
    <w:rsid w:val="006B767A"/>
    <w:rsid w:val="006B76C6"/>
    <w:rsid w:val="006C0021"/>
    <w:rsid w:val="006C0929"/>
    <w:rsid w:val="006C1011"/>
    <w:rsid w:val="006C189B"/>
    <w:rsid w:val="006C1EAD"/>
    <w:rsid w:val="006C2712"/>
    <w:rsid w:val="006C5299"/>
    <w:rsid w:val="006C64C3"/>
    <w:rsid w:val="006C6F0C"/>
    <w:rsid w:val="006C720E"/>
    <w:rsid w:val="006C7909"/>
    <w:rsid w:val="006D0983"/>
    <w:rsid w:val="006D0BEB"/>
    <w:rsid w:val="006D14BE"/>
    <w:rsid w:val="006D2984"/>
    <w:rsid w:val="006D324C"/>
    <w:rsid w:val="006D389C"/>
    <w:rsid w:val="006D4A0E"/>
    <w:rsid w:val="006D53DF"/>
    <w:rsid w:val="006D5E76"/>
    <w:rsid w:val="006D61A6"/>
    <w:rsid w:val="006D6342"/>
    <w:rsid w:val="006D6449"/>
    <w:rsid w:val="006D6745"/>
    <w:rsid w:val="006E185E"/>
    <w:rsid w:val="006E36FB"/>
    <w:rsid w:val="006E446E"/>
    <w:rsid w:val="006E617A"/>
    <w:rsid w:val="006E70AB"/>
    <w:rsid w:val="006E7385"/>
    <w:rsid w:val="006E7AD5"/>
    <w:rsid w:val="006E7BFB"/>
    <w:rsid w:val="006F0348"/>
    <w:rsid w:val="006F2452"/>
    <w:rsid w:val="006F3F40"/>
    <w:rsid w:val="006F400C"/>
    <w:rsid w:val="006F405F"/>
    <w:rsid w:val="006F4280"/>
    <w:rsid w:val="006F5F0B"/>
    <w:rsid w:val="00700588"/>
    <w:rsid w:val="00700E4B"/>
    <w:rsid w:val="00701750"/>
    <w:rsid w:val="0070223E"/>
    <w:rsid w:val="00703CB3"/>
    <w:rsid w:val="00705A87"/>
    <w:rsid w:val="00706E10"/>
    <w:rsid w:val="0071263B"/>
    <w:rsid w:val="007126A4"/>
    <w:rsid w:val="00712BFC"/>
    <w:rsid w:val="007136CA"/>
    <w:rsid w:val="00713DE0"/>
    <w:rsid w:val="00714259"/>
    <w:rsid w:val="007148F2"/>
    <w:rsid w:val="00714AC8"/>
    <w:rsid w:val="00716B98"/>
    <w:rsid w:val="00717B24"/>
    <w:rsid w:val="00721A0D"/>
    <w:rsid w:val="00722054"/>
    <w:rsid w:val="00725201"/>
    <w:rsid w:val="00725A09"/>
    <w:rsid w:val="00725A0E"/>
    <w:rsid w:val="00726C61"/>
    <w:rsid w:val="00727F29"/>
    <w:rsid w:val="00730212"/>
    <w:rsid w:val="007305EA"/>
    <w:rsid w:val="00731089"/>
    <w:rsid w:val="00731800"/>
    <w:rsid w:val="007319D5"/>
    <w:rsid w:val="0073425F"/>
    <w:rsid w:val="0073554A"/>
    <w:rsid w:val="00741793"/>
    <w:rsid w:val="00742DE0"/>
    <w:rsid w:val="00742E41"/>
    <w:rsid w:val="007431AE"/>
    <w:rsid w:val="007431ED"/>
    <w:rsid w:val="00743280"/>
    <w:rsid w:val="00743B6D"/>
    <w:rsid w:val="00743EAB"/>
    <w:rsid w:val="007455FA"/>
    <w:rsid w:val="00746397"/>
    <w:rsid w:val="00751367"/>
    <w:rsid w:val="00752FB6"/>
    <w:rsid w:val="00753ECA"/>
    <w:rsid w:val="00756F0A"/>
    <w:rsid w:val="00757059"/>
    <w:rsid w:val="00757102"/>
    <w:rsid w:val="00757A50"/>
    <w:rsid w:val="00757ACB"/>
    <w:rsid w:val="00757C5E"/>
    <w:rsid w:val="00757C99"/>
    <w:rsid w:val="007607BB"/>
    <w:rsid w:val="007619BA"/>
    <w:rsid w:val="007627E8"/>
    <w:rsid w:val="00763E03"/>
    <w:rsid w:val="007642DD"/>
    <w:rsid w:val="00765826"/>
    <w:rsid w:val="007659E2"/>
    <w:rsid w:val="00767155"/>
    <w:rsid w:val="007705DF"/>
    <w:rsid w:val="00772404"/>
    <w:rsid w:val="00772E15"/>
    <w:rsid w:val="00772EB1"/>
    <w:rsid w:val="00772F30"/>
    <w:rsid w:val="00773D28"/>
    <w:rsid w:val="00773F18"/>
    <w:rsid w:val="0077465F"/>
    <w:rsid w:val="007754E1"/>
    <w:rsid w:val="00776C06"/>
    <w:rsid w:val="007773ED"/>
    <w:rsid w:val="00777C56"/>
    <w:rsid w:val="00780295"/>
    <w:rsid w:val="00780511"/>
    <w:rsid w:val="00780543"/>
    <w:rsid w:val="007805B5"/>
    <w:rsid w:val="00780865"/>
    <w:rsid w:val="00780BD1"/>
    <w:rsid w:val="00780D0F"/>
    <w:rsid w:val="00781AB6"/>
    <w:rsid w:val="007828D4"/>
    <w:rsid w:val="007840E8"/>
    <w:rsid w:val="007845B4"/>
    <w:rsid w:val="0078585E"/>
    <w:rsid w:val="00785D57"/>
    <w:rsid w:val="00787535"/>
    <w:rsid w:val="0078792B"/>
    <w:rsid w:val="00787A1C"/>
    <w:rsid w:val="00790939"/>
    <w:rsid w:val="00790FF9"/>
    <w:rsid w:val="0079110F"/>
    <w:rsid w:val="0079153A"/>
    <w:rsid w:val="0079228C"/>
    <w:rsid w:val="00792B74"/>
    <w:rsid w:val="00793F78"/>
    <w:rsid w:val="00794347"/>
    <w:rsid w:val="007953A4"/>
    <w:rsid w:val="00795AB7"/>
    <w:rsid w:val="0079678F"/>
    <w:rsid w:val="00797E2A"/>
    <w:rsid w:val="007A0E1B"/>
    <w:rsid w:val="007A1C9D"/>
    <w:rsid w:val="007A1E09"/>
    <w:rsid w:val="007A2F65"/>
    <w:rsid w:val="007A3C34"/>
    <w:rsid w:val="007A5DA0"/>
    <w:rsid w:val="007A6231"/>
    <w:rsid w:val="007A6B55"/>
    <w:rsid w:val="007A7AD2"/>
    <w:rsid w:val="007B09A2"/>
    <w:rsid w:val="007B20D5"/>
    <w:rsid w:val="007B21C8"/>
    <w:rsid w:val="007B25A8"/>
    <w:rsid w:val="007B2B3B"/>
    <w:rsid w:val="007B2C36"/>
    <w:rsid w:val="007B3E10"/>
    <w:rsid w:val="007B40D3"/>
    <w:rsid w:val="007B4383"/>
    <w:rsid w:val="007B454D"/>
    <w:rsid w:val="007B5268"/>
    <w:rsid w:val="007B5E2B"/>
    <w:rsid w:val="007B6B4B"/>
    <w:rsid w:val="007B70F8"/>
    <w:rsid w:val="007B74BA"/>
    <w:rsid w:val="007C120D"/>
    <w:rsid w:val="007C1550"/>
    <w:rsid w:val="007C203F"/>
    <w:rsid w:val="007C2ABE"/>
    <w:rsid w:val="007C2CED"/>
    <w:rsid w:val="007C3527"/>
    <w:rsid w:val="007C4CB8"/>
    <w:rsid w:val="007C588B"/>
    <w:rsid w:val="007C7414"/>
    <w:rsid w:val="007C7624"/>
    <w:rsid w:val="007D01C1"/>
    <w:rsid w:val="007D2234"/>
    <w:rsid w:val="007D23A5"/>
    <w:rsid w:val="007D34B7"/>
    <w:rsid w:val="007D4EC4"/>
    <w:rsid w:val="007D5C91"/>
    <w:rsid w:val="007D76B1"/>
    <w:rsid w:val="007E070E"/>
    <w:rsid w:val="007E28FC"/>
    <w:rsid w:val="007E2B7D"/>
    <w:rsid w:val="007E3000"/>
    <w:rsid w:val="007E3B38"/>
    <w:rsid w:val="007E3E24"/>
    <w:rsid w:val="007E3EC1"/>
    <w:rsid w:val="007E4629"/>
    <w:rsid w:val="007E5D1D"/>
    <w:rsid w:val="007E67A1"/>
    <w:rsid w:val="007F19EB"/>
    <w:rsid w:val="007F2141"/>
    <w:rsid w:val="007F301B"/>
    <w:rsid w:val="007F3094"/>
    <w:rsid w:val="007F3560"/>
    <w:rsid w:val="007F3842"/>
    <w:rsid w:val="007F386B"/>
    <w:rsid w:val="007F3C70"/>
    <w:rsid w:val="007F495D"/>
    <w:rsid w:val="007F772E"/>
    <w:rsid w:val="007F7FBB"/>
    <w:rsid w:val="00800875"/>
    <w:rsid w:val="00801EEA"/>
    <w:rsid w:val="0080201B"/>
    <w:rsid w:val="00803618"/>
    <w:rsid w:val="008043EB"/>
    <w:rsid w:val="00805115"/>
    <w:rsid w:val="0080529E"/>
    <w:rsid w:val="008064ED"/>
    <w:rsid w:val="00811A73"/>
    <w:rsid w:val="00811F10"/>
    <w:rsid w:val="008128FD"/>
    <w:rsid w:val="008135F4"/>
    <w:rsid w:val="00813958"/>
    <w:rsid w:val="00813BE9"/>
    <w:rsid w:val="00815174"/>
    <w:rsid w:val="008158D0"/>
    <w:rsid w:val="00816F67"/>
    <w:rsid w:val="00817BB9"/>
    <w:rsid w:val="0082085D"/>
    <w:rsid w:val="008210FC"/>
    <w:rsid w:val="00821748"/>
    <w:rsid w:val="00822D77"/>
    <w:rsid w:val="008272A9"/>
    <w:rsid w:val="0082787D"/>
    <w:rsid w:val="00832780"/>
    <w:rsid w:val="00832FB4"/>
    <w:rsid w:val="00834B69"/>
    <w:rsid w:val="0083560F"/>
    <w:rsid w:val="008375A5"/>
    <w:rsid w:val="00840BBC"/>
    <w:rsid w:val="008414AB"/>
    <w:rsid w:val="0084209A"/>
    <w:rsid w:val="0084312A"/>
    <w:rsid w:val="008432D8"/>
    <w:rsid w:val="00844108"/>
    <w:rsid w:val="0084554A"/>
    <w:rsid w:val="00846529"/>
    <w:rsid w:val="00846623"/>
    <w:rsid w:val="008471BB"/>
    <w:rsid w:val="008472A4"/>
    <w:rsid w:val="008474EC"/>
    <w:rsid w:val="00847C98"/>
    <w:rsid w:val="00847F32"/>
    <w:rsid w:val="0085027E"/>
    <w:rsid w:val="0085069A"/>
    <w:rsid w:val="00851F4C"/>
    <w:rsid w:val="00852BCB"/>
    <w:rsid w:val="0085310C"/>
    <w:rsid w:val="0085324E"/>
    <w:rsid w:val="008554AD"/>
    <w:rsid w:val="0085562E"/>
    <w:rsid w:val="00855A37"/>
    <w:rsid w:val="0086168B"/>
    <w:rsid w:val="008616A2"/>
    <w:rsid w:val="008619A2"/>
    <w:rsid w:val="00862317"/>
    <w:rsid w:val="00862A96"/>
    <w:rsid w:val="00862FA0"/>
    <w:rsid w:val="008633EF"/>
    <w:rsid w:val="00863CB5"/>
    <w:rsid w:val="0086692C"/>
    <w:rsid w:val="00866C0A"/>
    <w:rsid w:val="00866E11"/>
    <w:rsid w:val="008674C1"/>
    <w:rsid w:val="008678D0"/>
    <w:rsid w:val="00870C07"/>
    <w:rsid w:val="00871535"/>
    <w:rsid w:val="008718AD"/>
    <w:rsid w:val="00871D2E"/>
    <w:rsid w:val="00871ED4"/>
    <w:rsid w:val="00872CF0"/>
    <w:rsid w:val="00873255"/>
    <w:rsid w:val="0087368B"/>
    <w:rsid w:val="00876B56"/>
    <w:rsid w:val="00877F2E"/>
    <w:rsid w:val="00882D0E"/>
    <w:rsid w:val="008832C2"/>
    <w:rsid w:val="00884C77"/>
    <w:rsid w:val="00886128"/>
    <w:rsid w:val="0088622F"/>
    <w:rsid w:val="00887C56"/>
    <w:rsid w:val="00890259"/>
    <w:rsid w:val="00890F3F"/>
    <w:rsid w:val="0089190F"/>
    <w:rsid w:val="0089277F"/>
    <w:rsid w:val="008930AA"/>
    <w:rsid w:val="00894B90"/>
    <w:rsid w:val="008954DA"/>
    <w:rsid w:val="00895D1C"/>
    <w:rsid w:val="00895E7B"/>
    <w:rsid w:val="00896632"/>
    <w:rsid w:val="00896DC9"/>
    <w:rsid w:val="00897A99"/>
    <w:rsid w:val="008A014D"/>
    <w:rsid w:val="008A015D"/>
    <w:rsid w:val="008A1F08"/>
    <w:rsid w:val="008A240D"/>
    <w:rsid w:val="008A3086"/>
    <w:rsid w:val="008A44E1"/>
    <w:rsid w:val="008A4946"/>
    <w:rsid w:val="008A683E"/>
    <w:rsid w:val="008A6E91"/>
    <w:rsid w:val="008B1332"/>
    <w:rsid w:val="008B1776"/>
    <w:rsid w:val="008B18C2"/>
    <w:rsid w:val="008B45AA"/>
    <w:rsid w:val="008B6C23"/>
    <w:rsid w:val="008B77E2"/>
    <w:rsid w:val="008B7F47"/>
    <w:rsid w:val="008C0F72"/>
    <w:rsid w:val="008C3FCF"/>
    <w:rsid w:val="008C6E05"/>
    <w:rsid w:val="008D0702"/>
    <w:rsid w:val="008D28BC"/>
    <w:rsid w:val="008D3257"/>
    <w:rsid w:val="008D441D"/>
    <w:rsid w:val="008D46D9"/>
    <w:rsid w:val="008D498E"/>
    <w:rsid w:val="008D5019"/>
    <w:rsid w:val="008D5CD7"/>
    <w:rsid w:val="008D634F"/>
    <w:rsid w:val="008D683A"/>
    <w:rsid w:val="008E07E2"/>
    <w:rsid w:val="008E0A63"/>
    <w:rsid w:val="008E0FCE"/>
    <w:rsid w:val="008E1AD5"/>
    <w:rsid w:val="008E1EF4"/>
    <w:rsid w:val="008E2277"/>
    <w:rsid w:val="008E243A"/>
    <w:rsid w:val="008E2F2D"/>
    <w:rsid w:val="008E3407"/>
    <w:rsid w:val="008E3478"/>
    <w:rsid w:val="008E3D32"/>
    <w:rsid w:val="008E480E"/>
    <w:rsid w:val="008E5093"/>
    <w:rsid w:val="008E6642"/>
    <w:rsid w:val="008E66A8"/>
    <w:rsid w:val="008E6E5E"/>
    <w:rsid w:val="008E7172"/>
    <w:rsid w:val="008E7A21"/>
    <w:rsid w:val="008F05CB"/>
    <w:rsid w:val="008F07C6"/>
    <w:rsid w:val="008F28D8"/>
    <w:rsid w:val="008F29D5"/>
    <w:rsid w:val="008F3741"/>
    <w:rsid w:val="008F376C"/>
    <w:rsid w:val="008F3B86"/>
    <w:rsid w:val="008F67FE"/>
    <w:rsid w:val="008F7946"/>
    <w:rsid w:val="008F7AB4"/>
    <w:rsid w:val="008F7B3A"/>
    <w:rsid w:val="00900EBE"/>
    <w:rsid w:val="00901486"/>
    <w:rsid w:val="00901DFF"/>
    <w:rsid w:val="00902CFC"/>
    <w:rsid w:val="00903CF4"/>
    <w:rsid w:val="00904963"/>
    <w:rsid w:val="009050CB"/>
    <w:rsid w:val="009066E7"/>
    <w:rsid w:val="009075FC"/>
    <w:rsid w:val="00907E3E"/>
    <w:rsid w:val="00910BA2"/>
    <w:rsid w:val="00911216"/>
    <w:rsid w:val="0091376A"/>
    <w:rsid w:val="00914093"/>
    <w:rsid w:val="009148BC"/>
    <w:rsid w:val="00914BA8"/>
    <w:rsid w:val="00914CE2"/>
    <w:rsid w:val="0091545F"/>
    <w:rsid w:val="00915642"/>
    <w:rsid w:val="0091638A"/>
    <w:rsid w:val="009167DF"/>
    <w:rsid w:val="0092027D"/>
    <w:rsid w:val="00920FEE"/>
    <w:rsid w:val="0092135A"/>
    <w:rsid w:val="009216C0"/>
    <w:rsid w:val="00922533"/>
    <w:rsid w:val="00923D5E"/>
    <w:rsid w:val="00923E83"/>
    <w:rsid w:val="00926FEB"/>
    <w:rsid w:val="009272A0"/>
    <w:rsid w:val="009307E5"/>
    <w:rsid w:val="009313F2"/>
    <w:rsid w:val="00933E34"/>
    <w:rsid w:val="00935386"/>
    <w:rsid w:val="00935389"/>
    <w:rsid w:val="00935493"/>
    <w:rsid w:val="0093592B"/>
    <w:rsid w:val="009359EA"/>
    <w:rsid w:val="00937D18"/>
    <w:rsid w:val="00937E8E"/>
    <w:rsid w:val="00937FD1"/>
    <w:rsid w:val="009403BB"/>
    <w:rsid w:val="00940BE6"/>
    <w:rsid w:val="00942322"/>
    <w:rsid w:val="00942621"/>
    <w:rsid w:val="0094324F"/>
    <w:rsid w:val="00945271"/>
    <w:rsid w:val="00946619"/>
    <w:rsid w:val="009471D7"/>
    <w:rsid w:val="009522AD"/>
    <w:rsid w:val="00952428"/>
    <w:rsid w:val="0095313C"/>
    <w:rsid w:val="00953361"/>
    <w:rsid w:val="009544AB"/>
    <w:rsid w:val="009548F6"/>
    <w:rsid w:val="0095567C"/>
    <w:rsid w:val="00955EED"/>
    <w:rsid w:val="00955FAA"/>
    <w:rsid w:val="009563C1"/>
    <w:rsid w:val="00956C63"/>
    <w:rsid w:val="0095760B"/>
    <w:rsid w:val="00957C1A"/>
    <w:rsid w:val="00960649"/>
    <w:rsid w:val="00960B12"/>
    <w:rsid w:val="00961C54"/>
    <w:rsid w:val="00961F6F"/>
    <w:rsid w:val="009624C4"/>
    <w:rsid w:val="00963287"/>
    <w:rsid w:val="00964790"/>
    <w:rsid w:val="00964897"/>
    <w:rsid w:val="00965E05"/>
    <w:rsid w:val="00966C8A"/>
    <w:rsid w:val="00967C6F"/>
    <w:rsid w:val="00967CF5"/>
    <w:rsid w:val="0097029B"/>
    <w:rsid w:val="00972816"/>
    <w:rsid w:val="00975FC3"/>
    <w:rsid w:val="00977A6A"/>
    <w:rsid w:val="00977E85"/>
    <w:rsid w:val="009806B2"/>
    <w:rsid w:val="00980FD8"/>
    <w:rsid w:val="00981A36"/>
    <w:rsid w:val="00981C50"/>
    <w:rsid w:val="00982700"/>
    <w:rsid w:val="00982D69"/>
    <w:rsid w:val="00982EAF"/>
    <w:rsid w:val="00983690"/>
    <w:rsid w:val="00983FD8"/>
    <w:rsid w:val="00984B24"/>
    <w:rsid w:val="00984FBF"/>
    <w:rsid w:val="00986659"/>
    <w:rsid w:val="00991AFB"/>
    <w:rsid w:val="009926F7"/>
    <w:rsid w:val="00992B61"/>
    <w:rsid w:val="009944DA"/>
    <w:rsid w:val="009955F5"/>
    <w:rsid w:val="009962F2"/>
    <w:rsid w:val="00997839"/>
    <w:rsid w:val="009A017A"/>
    <w:rsid w:val="009A0290"/>
    <w:rsid w:val="009A1378"/>
    <w:rsid w:val="009A210A"/>
    <w:rsid w:val="009A267F"/>
    <w:rsid w:val="009A2F76"/>
    <w:rsid w:val="009A57DE"/>
    <w:rsid w:val="009A5A84"/>
    <w:rsid w:val="009A6AC3"/>
    <w:rsid w:val="009A6CAD"/>
    <w:rsid w:val="009A6D2C"/>
    <w:rsid w:val="009B0054"/>
    <w:rsid w:val="009B0981"/>
    <w:rsid w:val="009B26CC"/>
    <w:rsid w:val="009B29D9"/>
    <w:rsid w:val="009B73CA"/>
    <w:rsid w:val="009C1948"/>
    <w:rsid w:val="009C2520"/>
    <w:rsid w:val="009C2A83"/>
    <w:rsid w:val="009C4FD0"/>
    <w:rsid w:val="009C5492"/>
    <w:rsid w:val="009C5A5E"/>
    <w:rsid w:val="009C7915"/>
    <w:rsid w:val="009C7F8F"/>
    <w:rsid w:val="009D2513"/>
    <w:rsid w:val="009D2727"/>
    <w:rsid w:val="009D3CB9"/>
    <w:rsid w:val="009D3FAC"/>
    <w:rsid w:val="009D41FE"/>
    <w:rsid w:val="009D4E21"/>
    <w:rsid w:val="009D5A10"/>
    <w:rsid w:val="009D6947"/>
    <w:rsid w:val="009D6FE3"/>
    <w:rsid w:val="009D7FA3"/>
    <w:rsid w:val="009E1A5F"/>
    <w:rsid w:val="009E1AD8"/>
    <w:rsid w:val="009E2048"/>
    <w:rsid w:val="009E2406"/>
    <w:rsid w:val="009E3E27"/>
    <w:rsid w:val="009E5E82"/>
    <w:rsid w:val="009E64EA"/>
    <w:rsid w:val="009E7DAC"/>
    <w:rsid w:val="009F035A"/>
    <w:rsid w:val="009F0596"/>
    <w:rsid w:val="009F0626"/>
    <w:rsid w:val="009F1B34"/>
    <w:rsid w:val="009F28B1"/>
    <w:rsid w:val="009F3F5B"/>
    <w:rsid w:val="00A00C62"/>
    <w:rsid w:val="00A01742"/>
    <w:rsid w:val="00A01D6F"/>
    <w:rsid w:val="00A03215"/>
    <w:rsid w:val="00A0457F"/>
    <w:rsid w:val="00A0480E"/>
    <w:rsid w:val="00A05132"/>
    <w:rsid w:val="00A061F5"/>
    <w:rsid w:val="00A06EA3"/>
    <w:rsid w:val="00A101AB"/>
    <w:rsid w:val="00A107F3"/>
    <w:rsid w:val="00A10B62"/>
    <w:rsid w:val="00A11877"/>
    <w:rsid w:val="00A13626"/>
    <w:rsid w:val="00A14C61"/>
    <w:rsid w:val="00A15075"/>
    <w:rsid w:val="00A168FC"/>
    <w:rsid w:val="00A16D15"/>
    <w:rsid w:val="00A20348"/>
    <w:rsid w:val="00A20909"/>
    <w:rsid w:val="00A2144C"/>
    <w:rsid w:val="00A21EE0"/>
    <w:rsid w:val="00A25350"/>
    <w:rsid w:val="00A26A9B"/>
    <w:rsid w:val="00A26FF9"/>
    <w:rsid w:val="00A272B7"/>
    <w:rsid w:val="00A27533"/>
    <w:rsid w:val="00A27B15"/>
    <w:rsid w:val="00A30627"/>
    <w:rsid w:val="00A306CB"/>
    <w:rsid w:val="00A30FCB"/>
    <w:rsid w:val="00A31017"/>
    <w:rsid w:val="00A31BA8"/>
    <w:rsid w:val="00A3212F"/>
    <w:rsid w:val="00A34497"/>
    <w:rsid w:val="00A3485C"/>
    <w:rsid w:val="00A34DE0"/>
    <w:rsid w:val="00A35017"/>
    <w:rsid w:val="00A357B1"/>
    <w:rsid w:val="00A37F2C"/>
    <w:rsid w:val="00A4006B"/>
    <w:rsid w:val="00A41209"/>
    <w:rsid w:val="00A4213E"/>
    <w:rsid w:val="00A4294E"/>
    <w:rsid w:val="00A437BC"/>
    <w:rsid w:val="00A44630"/>
    <w:rsid w:val="00A44D0D"/>
    <w:rsid w:val="00A4718D"/>
    <w:rsid w:val="00A5447E"/>
    <w:rsid w:val="00A54A7A"/>
    <w:rsid w:val="00A5522B"/>
    <w:rsid w:val="00A5675E"/>
    <w:rsid w:val="00A57BBC"/>
    <w:rsid w:val="00A61BAA"/>
    <w:rsid w:val="00A61C70"/>
    <w:rsid w:val="00A61EEB"/>
    <w:rsid w:val="00A62BEA"/>
    <w:rsid w:val="00A63CD9"/>
    <w:rsid w:val="00A6513F"/>
    <w:rsid w:val="00A66541"/>
    <w:rsid w:val="00A667E0"/>
    <w:rsid w:val="00A67FDF"/>
    <w:rsid w:val="00A70489"/>
    <w:rsid w:val="00A705C1"/>
    <w:rsid w:val="00A70DC4"/>
    <w:rsid w:val="00A72439"/>
    <w:rsid w:val="00A73A86"/>
    <w:rsid w:val="00A741F6"/>
    <w:rsid w:val="00A755EF"/>
    <w:rsid w:val="00A75A89"/>
    <w:rsid w:val="00A76564"/>
    <w:rsid w:val="00A76D1A"/>
    <w:rsid w:val="00A80F9B"/>
    <w:rsid w:val="00A8171A"/>
    <w:rsid w:val="00A81D97"/>
    <w:rsid w:val="00A82392"/>
    <w:rsid w:val="00A82A32"/>
    <w:rsid w:val="00A832ED"/>
    <w:rsid w:val="00A87732"/>
    <w:rsid w:val="00A90EA0"/>
    <w:rsid w:val="00A91013"/>
    <w:rsid w:val="00A919A4"/>
    <w:rsid w:val="00A937EF"/>
    <w:rsid w:val="00A9394E"/>
    <w:rsid w:val="00A93F8E"/>
    <w:rsid w:val="00A94439"/>
    <w:rsid w:val="00A9453A"/>
    <w:rsid w:val="00A94FE7"/>
    <w:rsid w:val="00A95838"/>
    <w:rsid w:val="00A979B3"/>
    <w:rsid w:val="00A97CBE"/>
    <w:rsid w:val="00AA363D"/>
    <w:rsid w:val="00AA3CBA"/>
    <w:rsid w:val="00AA486B"/>
    <w:rsid w:val="00AA48B5"/>
    <w:rsid w:val="00AA551A"/>
    <w:rsid w:val="00AA5E30"/>
    <w:rsid w:val="00AA61E3"/>
    <w:rsid w:val="00AA6D2D"/>
    <w:rsid w:val="00AA6E79"/>
    <w:rsid w:val="00AA6EF7"/>
    <w:rsid w:val="00AB03EF"/>
    <w:rsid w:val="00AB08EC"/>
    <w:rsid w:val="00AB0EAF"/>
    <w:rsid w:val="00AB114C"/>
    <w:rsid w:val="00AB1671"/>
    <w:rsid w:val="00AB23D8"/>
    <w:rsid w:val="00AB3FA9"/>
    <w:rsid w:val="00AB59E2"/>
    <w:rsid w:val="00AB5EF5"/>
    <w:rsid w:val="00AB7624"/>
    <w:rsid w:val="00AC0328"/>
    <w:rsid w:val="00AC1BBE"/>
    <w:rsid w:val="00AC24F0"/>
    <w:rsid w:val="00AC2651"/>
    <w:rsid w:val="00AC3BD9"/>
    <w:rsid w:val="00AC3EC9"/>
    <w:rsid w:val="00AC51C1"/>
    <w:rsid w:val="00AC5290"/>
    <w:rsid w:val="00AC7784"/>
    <w:rsid w:val="00AD0A8D"/>
    <w:rsid w:val="00AD3994"/>
    <w:rsid w:val="00AD4013"/>
    <w:rsid w:val="00AD5078"/>
    <w:rsid w:val="00AE08C4"/>
    <w:rsid w:val="00AE0A22"/>
    <w:rsid w:val="00AE16D9"/>
    <w:rsid w:val="00AE2284"/>
    <w:rsid w:val="00AE2D1F"/>
    <w:rsid w:val="00AE3797"/>
    <w:rsid w:val="00AE3E16"/>
    <w:rsid w:val="00AE5101"/>
    <w:rsid w:val="00AE55F0"/>
    <w:rsid w:val="00AE5A45"/>
    <w:rsid w:val="00AE63D5"/>
    <w:rsid w:val="00AE694C"/>
    <w:rsid w:val="00AE72A9"/>
    <w:rsid w:val="00AE7A41"/>
    <w:rsid w:val="00AF0FC8"/>
    <w:rsid w:val="00AF1244"/>
    <w:rsid w:val="00AF2478"/>
    <w:rsid w:val="00AF278E"/>
    <w:rsid w:val="00AF301A"/>
    <w:rsid w:val="00AF3ECB"/>
    <w:rsid w:val="00AF4394"/>
    <w:rsid w:val="00AF5029"/>
    <w:rsid w:val="00AF5F7B"/>
    <w:rsid w:val="00AF6334"/>
    <w:rsid w:val="00AF6BC1"/>
    <w:rsid w:val="00B02ABA"/>
    <w:rsid w:val="00B0509E"/>
    <w:rsid w:val="00B052AD"/>
    <w:rsid w:val="00B05BE2"/>
    <w:rsid w:val="00B112FD"/>
    <w:rsid w:val="00B113C1"/>
    <w:rsid w:val="00B11ACA"/>
    <w:rsid w:val="00B1237F"/>
    <w:rsid w:val="00B1255A"/>
    <w:rsid w:val="00B13C39"/>
    <w:rsid w:val="00B140E3"/>
    <w:rsid w:val="00B14C5D"/>
    <w:rsid w:val="00B15506"/>
    <w:rsid w:val="00B15E95"/>
    <w:rsid w:val="00B16F4F"/>
    <w:rsid w:val="00B1706E"/>
    <w:rsid w:val="00B170D8"/>
    <w:rsid w:val="00B17D0D"/>
    <w:rsid w:val="00B2086B"/>
    <w:rsid w:val="00B20DE0"/>
    <w:rsid w:val="00B21A6D"/>
    <w:rsid w:val="00B2226C"/>
    <w:rsid w:val="00B229F7"/>
    <w:rsid w:val="00B22BB3"/>
    <w:rsid w:val="00B2378A"/>
    <w:rsid w:val="00B24672"/>
    <w:rsid w:val="00B24C10"/>
    <w:rsid w:val="00B258A3"/>
    <w:rsid w:val="00B2784C"/>
    <w:rsid w:val="00B30ABE"/>
    <w:rsid w:val="00B310AD"/>
    <w:rsid w:val="00B31416"/>
    <w:rsid w:val="00B33A08"/>
    <w:rsid w:val="00B34877"/>
    <w:rsid w:val="00B36196"/>
    <w:rsid w:val="00B364F2"/>
    <w:rsid w:val="00B367F1"/>
    <w:rsid w:val="00B40F6E"/>
    <w:rsid w:val="00B4304A"/>
    <w:rsid w:val="00B44A82"/>
    <w:rsid w:val="00B44BB2"/>
    <w:rsid w:val="00B45987"/>
    <w:rsid w:val="00B468CC"/>
    <w:rsid w:val="00B47203"/>
    <w:rsid w:val="00B47B6B"/>
    <w:rsid w:val="00B47D96"/>
    <w:rsid w:val="00B50840"/>
    <w:rsid w:val="00B51191"/>
    <w:rsid w:val="00B512B9"/>
    <w:rsid w:val="00B54181"/>
    <w:rsid w:val="00B54217"/>
    <w:rsid w:val="00B5491F"/>
    <w:rsid w:val="00B552FE"/>
    <w:rsid w:val="00B55534"/>
    <w:rsid w:val="00B5635B"/>
    <w:rsid w:val="00B565C8"/>
    <w:rsid w:val="00B5798F"/>
    <w:rsid w:val="00B6083F"/>
    <w:rsid w:val="00B60B72"/>
    <w:rsid w:val="00B61AC9"/>
    <w:rsid w:val="00B63076"/>
    <w:rsid w:val="00B630F6"/>
    <w:rsid w:val="00B63A51"/>
    <w:rsid w:val="00B63ED8"/>
    <w:rsid w:val="00B64FB5"/>
    <w:rsid w:val="00B6579F"/>
    <w:rsid w:val="00B65B8A"/>
    <w:rsid w:val="00B66380"/>
    <w:rsid w:val="00B666F2"/>
    <w:rsid w:val="00B70081"/>
    <w:rsid w:val="00B71618"/>
    <w:rsid w:val="00B720A7"/>
    <w:rsid w:val="00B72202"/>
    <w:rsid w:val="00B72932"/>
    <w:rsid w:val="00B7429D"/>
    <w:rsid w:val="00B75489"/>
    <w:rsid w:val="00B75ED4"/>
    <w:rsid w:val="00B76225"/>
    <w:rsid w:val="00B81279"/>
    <w:rsid w:val="00B81703"/>
    <w:rsid w:val="00B81AE6"/>
    <w:rsid w:val="00B81D76"/>
    <w:rsid w:val="00B827F7"/>
    <w:rsid w:val="00B847D7"/>
    <w:rsid w:val="00B84AD2"/>
    <w:rsid w:val="00B8625E"/>
    <w:rsid w:val="00B86FF7"/>
    <w:rsid w:val="00B90927"/>
    <w:rsid w:val="00B90F4F"/>
    <w:rsid w:val="00B91EC0"/>
    <w:rsid w:val="00B940DB"/>
    <w:rsid w:val="00B957A6"/>
    <w:rsid w:val="00B95D95"/>
    <w:rsid w:val="00B9723E"/>
    <w:rsid w:val="00B9786B"/>
    <w:rsid w:val="00BA0A94"/>
    <w:rsid w:val="00BA1E1C"/>
    <w:rsid w:val="00BA4E01"/>
    <w:rsid w:val="00BA5827"/>
    <w:rsid w:val="00BA66C1"/>
    <w:rsid w:val="00BA75D4"/>
    <w:rsid w:val="00BA7F7C"/>
    <w:rsid w:val="00BB2519"/>
    <w:rsid w:val="00BB2717"/>
    <w:rsid w:val="00BB3E09"/>
    <w:rsid w:val="00BB3FE1"/>
    <w:rsid w:val="00BB42AB"/>
    <w:rsid w:val="00BB5205"/>
    <w:rsid w:val="00BB5848"/>
    <w:rsid w:val="00BB683F"/>
    <w:rsid w:val="00BB6CC7"/>
    <w:rsid w:val="00BB76C6"/>
    <w:rsid w:val="00BC0CF6"/>
    <w:rsid w:val="00BC1EFC"/>
    <w:rsid w:val="00BC2AC6"/>
    <w:rsid w:val="00BC3007"/>
    <w:rsid w:val="00BC3E2F"/>
    <w:rsid w:val="00BC4C60"/>
    <w:rsid w:val="00BC516B"/>
    <w:rsid w:val="00BC5797"/>
    <w:rsid w:val="00BC694B"/>
    <w:rsid w:val="00BC69DA"/>
    <w:rsid w:val="00BC7905"/>
    <w:rsid w:val="00BD03CC"/>
    <w:rsid w:val="00BD0CAA"/>
    <w:rsid w:val="00BD2821"/>
    <w:rsid w:val="00BD33C7"/>
    <w:rsid w:val="00BD38FB"/>
    <w:rsid w:val="00BD3C0A"/>
    <w:rsid w:val="00BD52D0"/>
    <w:rsid w:val="00BD5990"/>
    <w:rsid w:val="00BD5B9C"/>
    <w:rsid w:val="00BD629E"/>
    <w:rsid w:val="00BD6AE5"/>
    <w:rsid w:val="00BD6B0F"/>
    <w:rsid w:val="00BE0898"/>
    <w:rsid w:val="00BE098E"/>
    <w:rsid w:val="00BE1262"/>
    <w:rsid w:val="00BE17FC"/>
    <w:rsid w:val="00BE329C"/>
    <w:rsid w:val="00BE4916"/>
    <w:rsid w:val="00BE7256"/>
    <w:rsid w:val="00BE7751"/>
    <w:rsid w:val="00BE77E1"/>
    <w:rsid w:val="00BE7908"/>
    <w:rsid w:val="00BF225B"/>
    <w:rsid w:val="00BF254E"/>
    <w:rsid w:val="00BF2C9D"/>
    <w:rsid w:val="00BF309F"/>
    <w:rsid w:val="00BF3712"/>
    <w:rsid w:val="00BF51BE"/>
    <w:rsid w:val="00BF5D01"/>
    <w:rsid w:val="00BF6674"/>
    <w:rsid w:val="00BF7206"/>
    <w:rsid w:val="00BF7678"/>
    <w:rsid w:val="00C04948"/>
    <w:rsid w:val="00C04DF4"/>
    <w:rsid w:val="00C063B3"/>
    <w:rsid w:val="00C064D3"/>
    <w:rsid w:val="00C06F56"/>
    <w:rsid w:val="00C06FAC"/>
    <w:rsid w:val="00C07DA9"/>
    <w:rsid w:val="00C10C92"/>
    <w:rsid w:val="00C10DCF"/>
    <w:rsid w:val="00C10FD2"/>
    <w:rsid w:val="00C11CDE"/>
    <w:rsid w:val="00C11EB5"/>
    <w:rsid w:val="00C11FF1"/>
    <w:rsid w:val="00C123B5"/>
    <w:rsid w:val="00C128C1"/>
    <w:rsid w:val="00C134B1"/>
    <w:rsid w:val="00C13EC8"/>
    <w:rsid w:val="00C14FDD"/>
    <w:rsid w:val="00C1569C"/>
    <w:rsid w:val="00C15980"/>
    <w:rsid w:val="00C17AEF"/>
    <w:rsid w:val="00C17E73"/>
    <w:rsid w:val="00C21091"/>
    <w:rsid w:val="00C211AB"/>
    <w:rsid w:val="00C22291"/>
    <w:rsid w:val="00C22315"/>
    <w:rsid w:val="00C230FD"/>
    <w:rsid w:val="00C236F1"/>
    <w:rsid w:val="00C239B2"/>
    <w:rsid w:val="00C251AB"/>
    <w:rsid w:val="00C30C2B"/>
    <w:rsid w:val="00C31877"/>
    <w:rsid w:val="00C3191A"/>
    <w:rsid w:val="00C3292C"/>
    <w:rsid w:val="00C32DE7"/>
    <w:rsid w:val="00C3644B"/>
    <w:rsid w:val="00C37DDC"/>
    <w:rsid w:val="00C4521D"/>
    <w:rsid w:val="00C45400"/>
    <w:rsid w:val="00C4545F"/>
    <w:rsid w:val="00C475C6"/>
    <w:rsid w:val="00C4773F"/>
    <w:rsid w:val="00C47F29"/>
    <w:rsid w:val="00C511B7"/>
    <w:rsid w:val="00C54D41"/>
    <w:rsid w:val="00C55FC3"/>
    <w:rsid w:val="00C5742F"/>
    <w:rsid w:val="00C57547"/>
    <w:rsid w:val="00C576C9"/>
    <w:rsid w:val="00C61327"/>
    <w:rsid w:val="00C63EDF"/>
    <w:rsid w:val="00C63FFF"/>
    <w:rsid w:val="00C65493"/>
    <w:rsid w:val="00C66AA9"/>
    <w:rsid w:val="00C66F5A"/>
    <w:rsid w:val="00C67FF1"/>
    <w:rsid w:val="00C711EE"/>
    <w:rsid w:val="00C71942"/>
    <w:rsid w:val="00C723E9"/>
    <w:rsid w:val="00C73096"/>
    <w:rsid w:val="00C735B5"/>
    <w:rsid w:val="00C74E92"/>
    <w:rsid w:val="00C76920"/>
    <w:rsid w:val="00C7765C"/>
    <w:rsid w:val="00C83825"/>
    <w:rsid w:val="00C83956"/>
    <w:rsid w:val="00C8575D"/>
    <w:rsid w:val="00C87EBF"/>
    <w:rsid w:val="00C87F32"/>
    <w:rsid w:val="00C907AE"/>
    <w:rsid w:val="00C91497"/>
    <w:rsid w:val="00C926D3"/>
    <w:rsid w:val="00C93590"/>
    <w:rsid w:val="00C93B1E"/>
    <w:rsid w:val="00C94941"/>
    <w:rsid w:val="00C951C7"/>
    <w:rsid w:val="00C95306"/>
    <w:rsid w:val="00C95915"/>
    <w:rsid w:val="00C96046"/>
    <w:rsid w:val="00C96198"/>
    <w:rsid w:val="00C96BB6"/>
    <w:rsid w:val="00C97898"/>
    <w:rsid w:val="00CA2B57"/>
    <w:rsid w:val="00CA4FFD"/>
    <w:rsid w:val="00CA501F"/>
    <w:rsid w:val="00CA5186"/>
    <w:rsid w:val="00CA60FA"/>
    <w:rsid w:val="00CB18B5"/>
    <w:rsid w:val="00CB2661"/>
    <w:rsid w:val="00CB28F7"/>
    <w:rsid w:val="00CB357C"/>
    <w:rsid w:val="00CB4049"/>
    <w:rsid w:val="00CB43DC"/>
    <w:rsid w:val="00CB4B5A"/>
    <w:rsid w:val="00CB4F79"/>
    <w:rsid w:val="00CB56C6"/>
    <w:rsid w:val="00CB5AEE"/>
    <w:rsid w:val="00CB63FA"/>
    <w:rsid w:val="00CB6F5F"/>
    <w:rsid w:val="00CC0846"/>
    <w:rsid w:val="00CC08E6"/>
    <w:rsid w:val="00CC26DA"/>
    <w:rsid w:val="00CC29D0"/>
    <w:rsid w:val="00CC3C1E"/>
    <w:rsid w:val="00CC4085"/>
    <w:rsid w:val="00CC4A12"/>
    <w:rsid w:val="00CC4AF7"/>
    <w:rsid w:val="00CC4C2C"/>
    <w:rsid w:val="00CC4FD1"/>
    <w:rsid w:val="00CC7CE0"/>
    <w:rsid w:val="00CC7E80"/>
    <w:rsid w:val="00CD0743"/>
    <w:rsid w:val="00CD29A7"/>
    <w:rsid w:val="00CD2EA7"/>
    <w:rsid w:val="00CD40F1"/>
    <w:rsid w:val="00CD515E"/>
    <w:rsid w:val="00CD6E42"/>
    <w:rsid w:val="00CE0D9B"/>
    <w:rsid w:val="00CE1BBC"/>
    <w:rsid w:val="00CE2BA2"/>
    <w:rsid w:val="00CE30E4"/>
    <w:rsid w:val="00CE458C"/>
    <w:rsid w:val="00CE5173"/>
    <w:rsid w:val="00CE529C"/>
    <w:rsid w:val="00CE5870"/>
    <w:rsid w:val="00CE7237"/>
    <w:rsid w:val="00CE776B"/>
    <w:rsid w:val="00CF0063"/>
    <w:rsid w:val="00CF0361"/>
    <w:rsid w:val="00CF056C"/>
    <w:rsid w:val="00CF1B68"/>
    <w:rsid w:val="00CF3FD3"/>
    <w:rsid w:val="00CF54E4"/>
    <w:rsid w:val="00CF5903"/>
    <w:rsid w:val="00CF5C6F"/>
    <w:rsid w:val="00CF5D4E"/>
    <w:rsid w:val="00CF5E4F"/>
    <w:rsid w:val="00D00BB7"/>
    <w:rsid w:val="00D00EDF"/>
    <w:rsid w:val="00D018F8"/>
    <w:rsid w:val="00D023EF"/>
    <w:rsid w:val="00D036C2"/>
    <w:rsid w:val="00D04CB8"/>
    <w:rsid w:val="00D05288"/>
    <w:rsid w:val="00D05890"/>
    <w:rsid w:val="00D0595C"/>
    <w:rsid w:val="00D0642C"/>
    <w:rsid w:val="00D107ED"/>
    <w:rsid w:val="00D12DD1"/>
    <w:rsid w:val="00D1411F"/>
    <w:rsid w:val="00D1488D"/>
    <w:rsid w:val="00D15495"/>
    <w:rsid w:val="00D174E1"/>
    <w:rsid w:val="00D2002C"/>
    <w:rsid w:val="00D2009D"/>
    <w:rsid w:val="00D20E78"/>
    <w:rsid w:val="00D23F4D"/>
    <w:rsid w:val="00D2478E"/>
    <w:rsid w:val="00D259AE"/>
    <w:rsid w:val="00D278D4"/>
    <w:rsid w:val="00D301BD"/>
    <w:rsid w:val="00D31110"/>
    <w:rsid w:val="00D31FD3"/>
    <w:rsid w:val="00D320B0"/>
    <w:rsid w:val="00D3244E"/>
    <w:rsid w:val="00D332F7"/>
    <w:rsid w:val="00D34786"/>
    <w:rsid w:val="00D34D14"/>
    <w:rsid w:val="00D34F4F"/>
    <w:rsid w:val="00D357DC"/>
    <w:rsid w:val="00D36CEA"/>
    <w:rsid w:val="00D42578"/>
    <w:rsid w:val="00D454A6"/>
    <w:rsid w:val="00D454EC"/>
    <w:rsid w:val="00D45A8A"/>
    <w:rsid w:val="00D45B5A"/>
    <w:rsid w:val="00D45ECF"/>
    <w:rsid w:val="00D4778E"/>
    <w:rsid w:val="00D47C6A"/>
    <w:rsid w:val="00D51B0B"/>
    <w:rsid w:val="00D51C5B"/>
    <w:rsid w:val="00D53122"/>
    <w:rsid w:val="00D532AD"/>
    <w:rsid w:val="00D5333C"/>
    <w:rsid w:val="00D539D9"/>
    <w:rsid w:val="00D54284"/>
    <w:rsid w:val="00D554D3"/>
    <w:rsid w:val="00D55F78"/>
    <w:rsid w:val="00D56169"/>
    <w:rsid w:val="00D57D72"/>
    <w:rsid w:val="00D6066C"/>
    <w:rsid w:val="00D611BC"/>
    <w:rsid w:val="00D61D45"/>
    <w:rsid w:val="00D6202A"/>
    <w:rsid w:val="00D626BD"/>
    <w:rsid w:val="00D63815"/>
    <w:rsid w:val="00D6452B"/>
    <w:rsid w:val="00D653B2"/>
    <w:rsid w:val="00D676BB"/>
    <w:rsid w:val="00D7012C"/>
    <w:rsid w:val="00D70BB8"/>
    <w:rsid w:val="00D713C5"/>
    <w:rsid w:val="00D71B51"/>
    <w:rsid w:val="00D71BDA"/>
    <w:rsid w:val="00D71C61"/>
    <w:rsid w:val="00D723E8"/>
    <w:rsid w:val="00D72B32"/>
    <w:rsid w:val="00D7303E"/>
    <w:rsid w:val="00D73049"/>
    <w:rsid w:val="00D740FD"/>
    <w:rsid w:val="00D74ECC"/>
    <w:rsid w:val="00D760FB"/>
    <w:rsid w:val="00D77651"/>
    <w:rsid w:val="00D77FE4"/>
    <w:rsid w:val="00D8055C"/>
    <w:rsid w:val="00D808C8"/>
    <w:rsid w:val="00D81654"/>
    <w:rsid w:val="00D82603"/>
    <w:rsid w:val="00D83563"/>
    <w:rsid w:val="00D858C4"/>
    <w:rsid w:val="00D85FE1"/>
    <w:rsid w:val="00D86461"/>
    <w:rsid w:val="00D8651E"/>
    <w:rsid w:val="00D8663C"/>
    <w:rsid w:val="00D86677"/>
    <w:rsid w:val="00D8706F"/>
    <w:rsid w:val="00D87843"/>
    <w:rsid w:val="00D87863"/>
    <w:rsid w:val="00D917B6"/>
    <w:rsid w:val="00D93CDF"/>
    <w:rsid w:val="00D940D7"/>
    <w:rsid w:val="00D95258"/>
    <w:rsid w:val="00D956ED"/>
    <w:rsid w:val="00DA0C1B"/>
    <w:rsid w:val="00DA1E79"/>
    <w:rsid w:val="00DA29F6"/>
    <w:rsid w:val="00DA60FC"/>
    <w:rsid w:val="00DA6B44"/>
    <w:rsid w:val="00DA6C57"/>
    <w:rsid w:val="00DA7C19"/>
    <w:rsid w:val="00DB1368"/>
    <w:rsid w:val="00DB226D"/>
    <w:rsid w:val="00DB5531"/>
    <w:rsid w:val="00DB63BD"/>
    <w:rsid w:val="00DB77CD"/>
    <w:rsid w:val="00DC2D54"/>
    <w:rsid w:val="00DC3BCC"/>
    <w:rsid w:val="00DC41E9"/>
    <w:rsid w:val="00DC685C"/>
    <w:rsid w:val="00DC6BF4"/>
    <w:rsid w:val="00DC6E88"/>
    <w:rsid w:val="00DC777D"/>
    <w:rsid w:val="00DD0BC5"/>
    <w:rsid w:val="00DD17B8"/>
    <w:rsid w:val="00DD1DA2"/>
    <w:rsid w:val="00DD2980"/>
    <w:rsid w:val="00DD3091"/>
    <w:rsid w:val="00DD4644"/>
    <w:rsid w:val="00DD47F4"/>
    <w:rsid w:val="00DD49F6"/>
    <w:rsid w:val="00DD4B5A"/>
    <w:rsid w:val="00DE0A13"/>
    <w:rsid w:val="00DE15CF"/>
    <w:rsid w:val="00DE2177"/>
    <w:rsid w:val="00DE2FB2"/>
    <w:rsid w:val="00DE361F"/>
    <w:rsid w:val="00DE3FB2"/>
    <w:rsid w:val="00DE421A"/>
    <w:rsid w:val="00DE49BD"/>
    <w:rsid w:val="00DE5667"/>
    <w:rsid w:val="00DE764E"/>
    <w:rsid w:val="00DF0B88"/>
    <w:rsid w:val="00DF3142"/>
    <w:rsid w:val="00DF3C0F"/>
    <w:rsid w:val="00DF44D4"/>
    <w:rsid w:val="00DF4597"/>
    <w:rsid w:val="00DF4AC0"/>
    <w:rsid w:val="00DF4D6E"/>
    <w:rsid w:val="00DF4E16"/>
    <w:rsid w:val="00DF51A7"/>
    <w:rsid w:val="00DF54A1"/>
    <w:rsid w:val="00DF57F7"/>
    <w:rsid w:val="00DF6AA0"/>
    <w:rsid w:val="00DF7C11"/>
    <w:rsid w:val="00DF7D93"/>
    <w:rsid w:val="00DF7E31"/>
    <w:rsid w:val="00E0040D"/>
    <w:rsid w:val="00E0073E"/>
    <w:rsid w:val="00E04416"/>
    <w:rsid w:val="00E05E9A"/>
    <w:rsid w:val="00E06573"/>
    <w:rsid w:val="00E103B2"/>
    <w:rsid w:val="00E1133E"/>
    <w:rsid w:val="00E117C6"/>
    <w:rsid w:val="00E117EF"/>
    <w:rsid w:val="00E12E49"/>
    <w:rsid w:val="00E12ED9"/>
    <w:rsid w:val="00E134D9"/>
    <w:rsid w:val="00E1463E"/>
    <w:rsid w:val="00E1496E"/>
    <w:rsid w:val="00E156E5"/>
    <w:rsid w:val="00E16954"/>
    <w:rsid w:val="00E16956"/>
    <w:rsid w:val="00E16AF8"/>
    <w:rsid w:val="00E17373"/>
    <w:rsid w:val="00E17A94"/>
    <w:rsid w:val="00E202F3"/>
    <w:rsid w:val="00E21994"/>
    <w:rsid w:val="00E2221A"/>
    <w:rsid w:val="00E2334C"/>
    <w:rsid w:val="00E23C47"/>
    <w:rsid w:val="00E25919"/>
    <w:rsid w:val="00E25EE0"/>
    <w:rsid w:val="00E26A92"/>
    <w:rsid w:val="00E276A0"/>
    <w:rsid w:val="00E27F8B"/>
    <w:rsid w:val="00E30449"/>
    <w:rsid w:val="00E31CD7"/>
    <w:rsid w:val="00E31FB0"/>
    <w:rsid w:val="00E346C3"/>
    <w:rsid w:val="00E3589D"/>
    <w:rsid w:val="00E36FA2"/>
    <w:rsid w:val="00E37B46"/>
    <w:rsid w:val="00E42001"/>
    <w:rsid w:val="00E432B0"/>
    <w:rsid w:val="00E434FB"/>
    <w:rsid w:val="00E467B0"/>
    <w:rsid w:val="00E478BE"/>
    <w:rsid w:val="00E47A0D"/>
    <w:rsid w:val="00E50E40"/>
    <w:rsid w:val="00E52806"/>
    <w:rsid w:val="00E5346B"/>
    <w:rsid w:val="00E54F58"/>
    <w:rsid w:val="00E557E0"/>
    <w:rsid w:val="00E55A26"/>
    <w:rsid w:val="00E55AE6"/>
    <w:rsid w:val="00E55FB3"/>
    <w:rsid w:val="00E5755D"/>
    <w:rsid w:val="00E62A04"/>
    <w:rsid w:val="00E62FEC"/>
    <w:rsid w:val="00E6317B"/>
    <w:rsid w:val="00E636B9"/>
    <w:rsid w:val="00E63D55"/>
    <w:rsid w:val="00E64383"/>
    <w:rsid w:val="00E650F8"/>
    <w:rsid w:val="00E700A6"/>
    <w:rsid w:val="00E71E4A"/>
    <w:rsid w:val="00E731CE"/>
    <w:rsid w:val="00E738FD"/>
    <w:rsid w:val="00E73C72"/>
    <w:rsid w:val="00E74114"/>
    <w:rsid w:val="00E74868"/>
    <w:rsid w:val="00E74C02"/>
    <w:rsid w:val="00E7618D"/>
    <w:rsid w:val="00E76D73"/>
    <w:rsid w:val="00E77270"/>
    <w:rsid w:val="00E8001E"/>
    <w:rsid w:val="00E8038E"/>
    <w:rsid w:val="00E80779"/>
    <w:rsid w:val="00E81156"/>
    <w:rsid w:val="00E82A92"/>
    <w:rsid w:val="00E82E37"/>
    <w:rsid w:val="00E83563"/>
    <w:rsid w:val="00E84297"/>
    <w:rsid w:val="00E850B6"/>
    <w:rsid w:val="00E851BE"/>
    <w:rsid w:val="00E86186"/>
    <w:rsid w:val="00E9012E"/>
    <w:rsid w:val="00E90E0B"/>
    <w:rsid w:val="00E91169"/>
    <w:rsid w:val="00E91A1D"/>
    <w:rsid w:val="00E923F1"/>
    <w:rsid w:val="00E956BB"/>
    <w:rsid w:val="00E95F47"/>
    <w:rsid w:val="00E968B4"/>
    <w:rsid w:val="00EA0EA5"/>
    <w:rsid w:val="00EA0FF1"/>
    <w:rsid w:val="00EA307B"/>
    <w:rsid w:val="00EA3585"/>
    <w:rsid w:val="00EA3A02"/>
    <w:rsid w:val="00EA3F05"/>
    <w:rsid w:val="00EA74F7"/>
    <w:rsid w:val="00EB049B"/>
    <w:rsid w:val="00EB211A"/>
    <w:rsid w:val="00EB44A3"/>
    <w:rsid w:val="00EB5177"/>
    <w:rsid w:val="00EB5A94"/>
    <w:rsid w:val="00EB5AAE"/>
    <w:rsid w:val="00EB61DE"/>
    <w:rsid w:val="00EB64B0"/>
    <w:rsid w:val="00EB69B0"/>
    <w:rsid w:val="00EB7BCD"/>
    <w:rsid w:val="00EC126E"/>
    <w:rsid w:val="00EC1D16"/>
    <w:rsid w:val="00EC28E7"/>
    <w:rsid w:val="00EC3E29"/>
    <w:rsid w:val="00EC4F87"/>
    <w:rsid w:val="00EC59AE"/>
    <w:rsid w:val="00EC6A8C"/>
    <w:rsid w:val="00ED0952"/>
    <w:rsid w:val="00ED1783"/>
    <w:rsid w:val="00ED2559"/>
    <w:rsid w:val="00ED29BB"/>
    <w:rsid w:val="00ED2BD2"/>
    <w:rsid w:val="00ED4214"/>
    <w:rsid w:val="00ED565A"/>
    <w:rsid w:val="00ED59C7"/>
    <w:rsid w:val="00ED751C"/>
    <w:rsid w:val="00EE23B3"/>
    <w:rsid w:val="00EE2425"/>
    <w:rsid w:val="00EE2F98"/>
    <w:rsid w:val="00EE3044"/>
    <w:rsid w:val="00EE4944"/>
    <w:rsid w:val="00EE4CDC"/>
    <w:rsid w:val="00EE5EDF"/>
    <w:rsid w:val="00EE778A"/>
    <w:rsid w:val="00EF0512"/>
    <w:rsid w:val="00EF2486"/>
    <w:rsid w:val="00EF2590"/>
    <w:rsid w:val="00EF60C3"/>
    <w:rsid w:val="00EF6334"/>
    <w:rsid w:val="00EF6611"/>
    <w:rsid w:val="00F016E3"/>
    <w:rsid w:val="00F03478"/>
    <w:rsid w:val="00F0395C"/>
    <w:rsid w:val="00F04B28"/>
    <w:rsid w:val="00F058C5"/>
    <w:rsid w:val="00F060E2"/>
    <w:rsid w:val="00F06252"/>
    <w:rsid w:val="00F06A4D"/>
    <w:rsid w:val="00F07A2C"/>
    <w:rsid w:val="00F11CF8"/>
    <w:rsid w:val="00F127AA"/>
    <w:rsid w:val="00F13E3C"/>
    <w:rsid w:val="00F13E7C"/>
    <w:rsid w:val="00F13EDB"/>
    <w:rsid w:val="00F14959"/>
    <w:rsid w:val="00F16BAE"/>
    <w:rsid w:val="00F16D47"/>
    <w:rsid w:val="00F17409"/>
    <w:rsid w:val="00F20773"/>
    <w:rsid w:val="00F212F7"/>
    <w:rsid w:val="00F21A0D"/>
    <w:rsid w:val="00F21AB5"/>
    <w:rsid w:val="00F23541"/>
    <w:rsid w:val="00F25CD0"/>
    <w:rsid w:val="00F2635B"/>
    <w:rsid w:val="00F27A69"/>
    <w:rsid w:val="00F3007C"/>
    <w:rsid w:val="00F306D4"/>
    <w:rsid w:val="00F30A10"/>
    <w:rsid w:val="00F3213B"/>
    <w:rsid w:val="00F3301A"/>
    <w:rsid w:val="00F33336"/>
    <w:rsid w:val="00F35310"/>
    <w:rsid w:val="00F35518"/>
    <w:rsid w:val="00F356D5"/>
    <w:rsid w:val="00F35B48"/>
    <w:rsid w:val="00F4033A"/>
    <w:rsid w:val="00F4050D"/>
    <w:rsid w:val="00F40898"/>
    <w:rsid w:val="00F41BBC"/>
    <w:rsid w:val="00F4210C"/>
    <w:rsid w:val="00F42D6E"/>
    <w:rsid w:val="00F430D0"/>
    <w:rsid w:val="00F4330D"/>
    <w:rsid w:val="00F448FF"/>
    <w:rsid w:val="00F46155"/>
    <w:rsid w:val="00F46D93"/>
    <w:rsid w:val="00F51FF2"/>
    <w:rsid w:val="00F52526"/>
    <w:rsid w:val="00F52895"/>
    <w:rsid w:val="00F53B4C"/>
    <w:rsid w:val="00F5418B"/>
    <w:rsid w:val="00F54D98"/>
    <w:rsid w:val="00F54F46"/>
    <w:rsid w:val="00F55354"/>
    <w:rsid w:val="00F554A4"/>
    <w:rsid w:val="00F567B7"/>
    <w:rsid w:val="00F56F29"/>
    <w:rsid w:val="00F57124"/>
    <w:rsid w:val="00F57542"/>
    <w:rsid w:val="00F600DB"/>
    <w:rsid w:val="00F6019F"/>
    <w:rsid w:val="00F60BF5"/>
    <w:rsid w:val="00F623A1"/>
    <w:rsid w:val="00F625CE"/>
    <w:rsid w:val="00F62ABB"/>
    <w:rsid w:val="00F6407C"/>
    <w:rsid w:val="00F656B7"/>
    <w:rsid w:val="00F66835"/>
    <w:rsid w:val="00F66DF0"/>
    <w:rsid w:val="00F67223"/>
    <w:rsid w:val="00F672EA"/>
    <w:rsid w:val="00F67A43"/>
    <w:rsid w:val="00F67AA5"/>
    <w:rsid w:val="00F67C03"/>
    <w:rsid w:val="00F70AB8"/>
    <w:rsid w:val="00F71ECB"/>
    <w:rsid w:val="00F72677"/>
    <w:rsid w:val="00F72EC1"/>
    <w:rsid w:val="00F73E2B"/>
    <w:rsid w:val="00F73E8C"/>
    <w:rsid w:val="00F749F8"/>
    <w:rsid w:val="00F75AA4"/>
    <w:rsid w:val="00F75BD5"/>
    <w:rsid w:val="00F76083"/>
    <w:rsid w:val="00F76DC3"/>
    <w:rsid w:val="00F775C9"/>
    <w:rsid w:val="00F77DE6"/>
    <w:rsid w:val="00F81143"/>
    <w:rsid w:val="00F81626"/>
    <w:rsid w:val="00F83233"/>
    <w:rsid w:val="00F83584"/>
    <w:rsid w:val="00F840AF"/>
    <w:rsid w:val="00F84797"/>
    <w:rsid w:val="00F85A35"/>
    <w:rsid w:val="00F85AF2"/>
    <w:rsid w:val="00F85F03"/>
    <w:rsid w:val="00F8629C"/>
    <w:rsid w:val="00F8647D"/>
    <w:rsid w:val="00F86C1B"/>
    <w:rsid w:val="00F9152C"/>
    <w:rsid w:val="00F9157E"/>
    <w:rsid w:val="00F91935"/>
    <w:rsid w:val="00F91C02"/>
    <w:rsid w:val="00F91EC0"/>
    <w:rsid w:val="00F922A4"/>
    <w:rsid w:val="00F94897"/>
    <w:rsid w:val="00F94A3B"/>
    <w:rsid w:val="00F94AB2"/>
    <w:rsid w:val="00F94EF8"/>
    <w:rsid w:val="00F96608"/>
    <w:rsid w:val="00F9750F"/>
    <w:rsid w:val="00F97784"/>
    <w:rsid w:val="00F97C8D"/>
    <w:rsid w:val="00FA17D6"/>
    <w:rsid w:val="00FA3E86"/>
    <w:rsid w:val="00FA539B"/>
    <w:rsid w:val="00FA61CC"/>
    <w:rsid w:val="00FA6ACE"/>
    <w:rsid w:val="00FA7663"/>
    <w:rsid w:val="00FB0EE0"/>
    <w:rsid w:val="00FB2271"/>
    <w:rsid w:val="00FB23D0"/>
    <w:rsid w:val="00FB2DCF"/>
    <w:rsid w:val="00FB4D3E"/>
    <w:rsid w:val="00FB560F"/>
    <w:rsid w:val="00FB7371"/>
    <w:rsid w:val="00FB7F67"/>
    <w:rsid w:val="00FC12E8"/>
    <w:rsid w:val="00FC23A6"/>
    <w:rsid w:val="00FC2836"/>
    <w:rsid w:val="00FC2997"/>
    <w:rsid w:val="00FC42F9"/>
    <w:rsid w:val="00FC5278"/>
    <w:rsid w:val="00FC6770"/>
    <w:rsid w:val="00FC7C92"/>
    <w:rsid w:val="00FC7E5C"/>
    <w:rsid w:val="00FD149B"/>
    <w:rsid w:val="00FD29BF"/>
    <w:rsid w:val="00FD4AC5"/>
    <w:rsid w:val="00FD594B"/>
    <w:rsid w:val="00FD6561"/>
    <w:rsid w:val="00FD6A60"/>
    <w:rsid w:val="00FD7CB8"/>
    <w:rsid w:val="00FE0155"/>
    <w:rsid w:val="00FE1613"/>
    <w:rsid w:val="00FE3A5F"/>
    <w:rsid w:val="00FE49AE"/>
    <w:rsid w:val="00FE5861"/>
    <w:rsid w:val="00FE7A78"/>
    <w:rsid w:val="00FF011E"/>
    <w:rsid w:val="00FF0530"/>
    <w:rsid w:val="00FF0A31"/>
    <w:rsid w:val="00FF0EBD"/>
    <w:rsid w:val="00FF151F"/>
    <w:rsid w:val="00FF1A38"/>
    <w:rsid w:val="00FF1DEA"/>
    <w:rsid w:val="00FF2656"/>
    <w:rsid w:val="00FF3784"/>
    <w:rsid w:val="00FF411F"/>
    <w:rsid w:val="00FF4C1B"/>
    <w:rsid w:val="00FF556D"/>
    <w:rsid w:val="00FF5B74"/>
    <w:rsid w:val="00FF5CBB"/>
    <w:rsid w:val="00FF6606"/>
    <w:rsid w:val="00FF696A"/>
    <w:rsid w:val="00FF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in Text" w:uiPriority="99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57102"/>
    <w:pPr>
      <w:spacing w:before="120"/>
    </w:pPr>
    <w:rPr>
      <w:rFonts w:ascii="Book Antiqua" w:hAnsi="Book Antiqua"/>
      <w:sz w:val="22"/>
      <w:lang w:val="en-GB"/>
    </w:rPr>
  </w:style>
  <w:style w:type="paragraph" w:styleId="Heading1">
    <w:name w:val="heading 1"/>
    <w:basedOn w:val="Normal"/>
    <w:next w:val="Normal"/>
    <w:qFormat/>
    <w:rsid w:val="0042211B"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Heading3">
    <w:name w:val="heading 3"/>
    <w:aliases w:val="H3"/>
    <w:basedOn w:val="Normal"/>
    <w:next w:val="Normal"/>
    <w:autoRedefine/>
    <w:qFormat/>
    <w:rsid w:val="00450303"/>
    <w:pPr>
      <w:keepNext/>
      <w:spacing w:before="240"/>
      <w:outlineLvl w:val="2"/>
    </w:pPr>
    <w:rPr>
      <w:rFonts w:ascii="Arial" w:hAnsi="Arial" w:cs="Arial"/>
      <w:b/>
      <w:bCs/>
      <w:caps/>
      <w:spacing w:val="20"/>
      <w:sz w:val="24"/>
      <w:szCs w:val="26"/>
      <w:lang w:val="en-US" w:eastAsia="pt-BR"/>
    </w:rPr>
  </w:style>
  <w:style w:type="paragraph" w:styleId="Heading4">
    <w:name w:val="heading 4"/>
    <w:aliases w:val="H4"/>
    <w:basedOn w:val="Normal"/>
    <w:next w:val="Normal"/>
    <w:autoRedefine/>
    <w:qFormat/>
    <w:rsid w:val="00BB5848"/>
    <w:pPr>
      <w:keepNext/>
      <w:numPr>
        <w:ilvl w:val="3"/>
        <w:numId w:val="1"/>
      </w:numPr>
      <w:spacing w:before="2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42211B"/>
    <w:pPr>
      <w:keepNext/>
      <w:numPr>
        <w:ilvl w:val="4"/>
        <w:numId w:val="1"/>
      </w:numPr>
      <w:outlineLvl w:val="4"/>
    </w:pPr>
    <w:rPr>
      <w:i/>
    </w:rPr>
  </w:style>
  <w:style w:type="paragraph" w:styleId="Heading6">
    <w:name w:val="heading 6"/>
    <w:basedOn w:val="Normal"/>
    <w:next w:val="Normal"/>
    <w:qFormat/>
    <w:rsid w:val="0042211B"/>
    <w:pPr>
      <w:keepNext/>
      <w:numPr>
        <w:ilvl w:val="5"/>
        <w:numId w:val="1"/>
      </w:numPr>
      <w:outlineLvl w:val="5"/>
    </w:pPr>
    <w:rPr>
      <w:b/>
      <w:sz w:val="48"/>
    </w:rPr>
  </w:style>
  <w:style w:type="paragraph" w:styleId="Heading7">
    <w:name w:val="heading 7"/>
    <w:basedOn w:val="Normal"/>
    <w:next w:val="Normal"/>
    <w:qFormat/>
    <w:rsid w:val="0042211B"/>
    <w:pPr>
      <w:keepNext/>
      <w:numPr>
        <w:ilvl w:val="6"/>
        <w:numId w:val="1"/>
      </w:numPr>
      <w:outlineLvl w:val="6"/>
    </w:pPr>
    <w:rPr>
      <w:b/>
    </w:rPr>
  </w:style>
  <w:style w:type="paragraph" w:styleId="Heading8">
    <w:name w:val="heading 8"/>
    <w:basedOn w:val="Normal"/>
    <w:next w:val="Normal"/>
    <w:qFormat/>
    <w:rsid w:val="0042211B"/>
    <w:pPr>
      <w:keepNext/>
      <w:numPr>
        <w:ilvl w:val="7"/>
        <w:numId w:val="1"/>
      </w:numPr>
      <w:outlineLvl w:val="7"/>
    </w:pPr>
    <w:rPr>
      <w:b/>
      <w:i/>
    </w:rPr>
  </w:style>
  <w:style w:type="paragraph" w:styleId="Heading9">
    <w:name w:val="heading 9"/>
    <w:basedOn w:val="Normal"/>
    <w:next w:val="Normal"/>
    <w:qFormat/>
    <w:rsid w:val="0042211B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4872CA"/>
    <w:pPr>
      <w:tabs>
        <w:tab w:val="right" w:leader="dot" w:pos="10459"/>
      </w:tabs>
      <w:spacing w:after="120"/>
    </w:pPr>
    <w:rPr>
      <w:rFonts w:ascii="Times New Roman" w:hAnsi="Times New Roman"/>
      <w:b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42211B"/>
    <w:pPr>
      <w:ind w:left="220"/>
    </w:pPr>
    <w:rPr>
      <w:rFonts w:ascii="Times New Roman" w:hAnsi="Times New Roman"/>
      <w:smallCaps/>
      <w:sz w:val="20"/>
    </w:rPr>
  </w:style>
  <w:style w:type="paragraph" w:styleId="TOC3">
    <w:name w:val="toc 3"/>
    <w:basedOn w:val="Normal"/>
    <w:next w:val="Normal"/>
    <w:autoRedefine/>
    <w:uiPriority w:val="39"/>
    <w:rsid w:val="00730212"/>
    <w:pPr>
      <w:tabs>
        <w:tab w:val="left" w:pos="1080"/>
        <w:tab w:val="right" w:leader="dot" w:pos="9745"/>
      </w:tabs>
      <w:ind w:left="440"/>
    </w:pPr>
    <w:rPr>
      <w:rFonts w:ascii="Times New Roman" w:hAnsi="Times New Roman"/>
      <w:i/>
      <w:sz w:val="20"/>
    </w:rPr>
  </w:style>
  <w:style w:type="paragraph" w:styleId="TOC4">
    <w:name w:val="toc 4"/>
    <w:basedOn w:val="Normal"/>
    <w:next w:val="Normal"/>
    <w:autoRedefine/>
    <w:uiPriority w:val="39"/>
    <w:rsid w:val="0042211B"/>
    <w:pPr>
      <w:ind w:left="66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autoRedefine/>
    <w:uiPriority w:val="39"/>
    <w:rsid w:val="0042211B"/>
    <w:pPr>
      <w:ind w:left="88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autoRedefine/>
    <w:uiPriority w:val="39"/>
    <w:rsid w:val="0042211B"/>
    <w:pPr>
      <w:ind w:left="11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autoRedefine/>
    <w:uiPriority w:val="39"/>
    <w:rsid w:val="0042211B"/>
    <w:pPr>
      <w:ind w:left="132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autoRedefine/>
    <w:uiPriority w:val="39"/>
    <w:rsid w:val="0042211B"/>
    <w:pPr>
      <w:ind w:left="154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autoRedefine/>
    <w:uiPriority w:val="39"/>
    <w:rsid w:val="0042211B"/>
    <w:pPr>
      <w:ind w:left="1760"/>
    </w:pPr>
    <w:rPr>
      <w:rFonts w:ascii="Times New Roman" w:hAnsi="Times New Roman"/>
      <w:sz w:val="18"/>
    </w:rPr>
  </w:style>
  <w:style w:type="paragraph" w:styleId="DocumentMap">
    <w:name w:val="Document Map"/>
    <w:basedOn w:val="Normal"/>
    <w:semiHidden/>
    <w:rsid w:val="0042211B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42211B"/>
    <w:rPr>
      <w:b/>
      <w:bCs/>
    </w:rPr>
  </w:style>
  <w:style w:type="paragraph" w:styleId="BalloonText">
    <w:name w:val="Balloon Text"/>
    <w:basedOn w:val="Normal"/>
    <w:semiHidden/>
    <w:rsid w:val="0042211B"/>
    <w:rPr>
      <w:rFonts w:ascii="Tahoma" w:hAnsi="Tahoma" w:cs="Tahoma"/>
      <w:sz w:val="16"/>
      <w:szCs w:val="16"/>
    </w:rPr>
  </w:style>
  <w:style w:type="character" w:customStyle="1" w:styleId="maybelledlimpingco">
    <w:name w:val="maybelle.d.limpingco"/>
    <w:semiHidden/>
    <w:rsid w:val="007F3094"/>
    <w:rPr>
      <w:rFonts w:ascii="Arial" w:hAnsi="Arial" w:cs="Arial"/>
      <w:color w:val="000080"/>
      <w:sz w:val="20"/>
      <w:szCs w:val="20"/>
    </w:rPr>
  </w:style>
  <w:style w:type="paragraph" w:customStyle="1" w:styleId="CharChar3CharCharCharCharCharCharCharCharCharCharCharCharCharChar1CharCharCharCharCharChar1CharCharCharCharChar">
    <w:name w:val="Char Char3 Char Char Char Char Char Char Char Char Char Char Char Char Char Char1 Char Char Char Char Char Char1 Char Char Char Char Char"/>
    <w:basedOn w:val="Normal"/>
    <w:semiHidden/>
    <w:rsid w:val="00E12E49"/>
    <w:pPr>
      <w:spacing w:before="200" w:after="160" w:line="240" w:lineRule="exact"/>
    </w:pPr>
    <w:rPr>
      <w:rFonts w:ascii="Verdana" w:hAnsi="Verdana"/>
      <w:sz w:val="20"/>
      <w:lang w:val="en-US"/>
    </w:rPr>
  </w:style>
  <w:style w:type="paragraph" w:customStyle="1" w:styleId="H3body">
    <w:name w:val="H3 body"/>
    <w:basedOn w:val="Normal"/>
    <w:rsid w:val="00B72202"/>
    <w:pPr>
      <w:ind w:left="1440"/>
    </w:pPr>
  </w:style>
  <w:style w:type="paragraph" w:customStyle="1" w:styleId="H1body">
    <w:name w:val="H1 body"/>
    <w:basedOn w:val="Normal"/>
    <w:link w:val="H1bodyChar"/>
    <w:rsid w:val="00B170D8"/>
    <w:pPr>
      <w:ind w:left="432"/>
    </w:pPr>
    <w:rPr>
      <w:rFonts w:cs="Arial"/>
      <w:szCs w:val="22"/>
    </w:rPr>
  </w:style>
  <w:style w:type="character" w:customStyle="1" w:styleId="H1bodyChar">
    <w:name w:val="H1 body Char"/>
    <w:link w:val="H1body"/>
    <w:rsid w:val="00C87F32"/>
    <w:rPr>
      <w:rFonts w:ascii="Book Antiqua" w:hAnsi="Book Antiqua" w:cs="Arial"/>
      <w:sz w:val="22"/>
      <w:szCs w:val="22"/>
      <w:lang w:val="en-GB" w:eastAsia="en-US" w:bidi="ar-SA"/>
    </w:rPr>
  </w:style>
  <w:style w:type="paragraph" w:customStyle="1" w:styleId="H2body">
    <w:name w:val="H2 body"/>
    <w:basedOn w:val="Normal"/>
    <w:link w:val="H2bodyChar"/>
    <w:rsid w:val="00165D34"/>
    <w:pPr>
      <w:ind w:left="1152"/>
    </w:pPr>
    <w:rPr>
      <w:szCs w:val="22"/>
    </w:rPr>
  </w:style>
  <w:style w:type="character" w:customStyle="1" w:styleId="H2bodyChar">
    <w:name w:val="H2 body Char"/>
    <w:link w:val="H2body"/>
    <w:rsid w:val="00C87F32"/>
    <w:rPr>
      <w:rFonts w:ascii="Book Antiqua" w:hAnsi="Book Antiqua"/>
      <w:sz w:val="22"/>
      <w:szCs w:val="22"/>
      <w:lang w:val="en-GB" w:eastAsia="en-US" w:bidi="ar-SA"/>
    </w:rPr>
  </w:style>
  <w:style w:type="paragraph" w:customStyle="1" w:styleId="H4body">
    <w:name w:val="H4 body"/>
    <w:basedOn w:val="Normal"/>
    <w:rsid w:val="00BB5848"/>
    <w:pPr>
      <w:ind w:left="2160"/>
    </w:pPr>
  </w:style>
  <w:style w:type="character" w:styleId="Hyperlink">
    <w:name w:val="Hyperlink"/>
    <w:uiPriority w:val="99"/>
    <w:rsid w:val="00C31877"/>
    <w:rPr>
      <w:color w:val="0000FF"/>
      <w:u w:val="single"/>
    </w:rPr>
  </w:style>
  <w:style w:type="character" w:styleId="CommentReference">
    <w:name w:val="annotation reference"/>
    <w:semiHidden/>
    <w:rsid w:val="006607B6"/>
    <w:rPr>
      <w:sz w:val="16"/>
      <w:szCs w:val="16"/>
    </w:rPr>
  </w:style>
  <w:style w:type="paragraph" w:styleId="CommentText">
    <w:name w:val="annotation text"/>
    <w:basedOn w:val="Normal"/>
    <w:semiHidden/>
    <w:rsid w:val="006607B6"/>
    <w:rPr>
      <w:sz w:val="20"/>
    </w:rPr>
  </w:style>
  <w:style w:type="paragraph" w:styleId="CommentSubject">
    <w:name w:val="annotation subject"/>
    <w:basedOn w:val="CommentText"/>
    <w:next w:val="CommentText"/>
    <w:semiHidden/>
    <w:rsid w:val="006607B6"/>
    <w:rPr>
      <w:b/>
      <w:bCs/>
    </w:rPr>
  </w:style>
  <w:style w:type="character" w:styleId="FollowedHyperlink">
    <w:name w:val="FollowedHyperlink"/>
    <w:rsid w:val="0092135A"/>
    <w:rPr>
      <w:color w:val="800080"/>
      <w:u w:val="single"/>
    </w:rPr>
  </w:style>
  <w:style w:type="paragraph" w:styleId="NormalWeb">
    <w:name w:val="Normal (Web)"/>
    <w:basedOn w:val="Normal"/>
    <w:uiPriority w:val="99"/>
    <w:rsid w:val="00EE494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paragraph" w:styleId="Header">
    <w:name w:val="header"/>
    <w:basedOn w:val="Normal"/>
    <w:rsid w:val="0032520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2520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2C534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ongtext1">
    <w:name w:val="long_text1"/>
    <w:rsid w:val="00C66F5A"/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BF7678"/>
  </w:style>
  <w:style w:type="paragraph" w:styleId="Revision">
    <w:name w:val="Revision"/>
    <w:hidden/>
    <w:uiPriority w:val="99"/>
    <w:semiHidden/>
    <w:rsid w:val="001F1EC1"/>
    <w:rPr>
      <w:rFonts w:ascii="Book Antiqua" w:hAnsi="Book Antiqua"/>
      <w:sz w:val="22"/>
      <w:lang w:val="en-GB"/>
    </w:rPr>
  </w:style>
  <w:style w:type="character" w:customStyle="1" w:styleId="hps">
    <w:name w:val="hps"/>
    <w:rsid w:val="00CF3FD3"/>
  </w:style>
  <w:style w:type="paragraph" w:styleId="ListParagraph">
    <w:name w:val="List Paragraph"/>
    <w:basedOn w:val="Normal"/>
    <w:uiPriority w:val="34"/>
    <w:qFormat/>
    <w:rsid w:val="00C364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3644B"/>
    <w:rPr>
      <w:b/>
      <w:bCs/>
    </w:rPr>
  </w:style>
  <w:style w:type="character" w:customStyle="1" w:styleId="apple-style-span">
    <w:name w:val="apple-style-span"/>
    <w:basedOn w:val="DefaultParagraphFont"/>
    <w:rsid w:val="000A61FD"/>
  </w:style>
  <w:style w:type="paragraph" w:styleId="FootnoteText">
    <w:name w:val="footnote text"/>
    <w:basedOn w:val="Normal"/>
    <w:link w:val="FootnoteTextChar"/>
    <w:rsid w:val="00FF5B74"/>
    <w:pPr>
      <w:spacing w:before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rsid w:val="00FF5B74"/>
    <w:rPr>
      <w:rFonts w:ascii="Book Antiqua" w:hAnsi="Book Antiqua"/>
      <w:lang w:val="en-GB"/>
    </w:rPr>
  </w:style>
  <w:style w:type="character" w:styleId="FootnoteReference">
    <w:name w:val="footnote reference"/>
    <w:basedOn w:val="DefaultParagraphFont"/>
    <w:rsid w:val="00FF5B74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F5B74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pt-BR"/>
    </w:rPr>
  </w:style>
  <w:style w:type="paragraph" w:styleId="PlainText">
    <w:name w:val="Plain Text"/>
    <w:basedOn w:val="Normal"/>
    <w:link w:val="PlainTextChar"/>
    <w:uiPriority w:val="99"/>
    <w:unhideWhenUsed/>
    <w:rsid w:val="00F67AA5"/>
    <w:pPr>
      <w:spacing w:before="0"/>
    </w:pPr>
    <w:rPr>
      <w:rFonts w:ascii="Consolas" w:eastAsiaTheme="minorHAnsi" w:hAnsi="Consolas" w:cstheme="minorBidi"/>
      <w:sz w:val="21"/>
      <w:szCs w:val="21"/>
      <w:lang w:val="pt-BR"/>
    </w:rPr>
  </w:style>
  <w:style w:type="character" w:customStyle="1" w:styleId="PlainTextChar">
    <w:name w:val="Plain Text Char"/>
    <w:basedOn w:val="DefaultParagraphFont"/>
    <w:link w:val="PlainText"/>
    <w:uiPriority w:val="99"/>
    <w:rsid w:val="00F67AA5"/>
    <w:rPr>
      <w:rFonts w:ascii="Consolas" w:eastAsiaTheme="minorHAnsi" w:hAnsi="Consolas" w:cstheme="minorBidi"/>
      <w:sz w:val="21"/>
      <w:szCs w:val="21"/>
      <w:lang w:val="pt-BR"/>
    </w:rPr>
  </w:style>
  <w:style w:type="paragraph" w:customStyle="1" w:styleId="NormalCourierNew">
    <w:name w:val="Normal + Courier New"/>
    <w:aliases w:val="10 pt,Green"/>
    <w:basedOn w:val="Normal"/>
    <w:rsid w:val="00C37DDC"/>
    <w:pPr>
      <w:spacing w:before="0" w:after="120"/>
      <w:jc w:val="both"/>
    </w:pPr>
    <w:rPr>
      <w:rFonts w:ascii="Times New Roman" w:hAnsi="Times New Roman"/>
      <w:sz w:val="24"/>
      <w:szCs w:val="24"/>
      <w:lang w:val="pt-BR"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in Text" w:uiPriority="99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57102"/>
    <w:pPr>
      <w:spacing w:before="120"/>
    </w:pPr>
    <w:rPr>
      <w:rFonts w:ascii="Book Antiqua" w:hAnsi="Book Antiqua"/>
      <w:sz w:val="22"/>
      <w:lang w:val="en-GB"/>
    </w:rPr>
  </w:style>
  <w:style w:type="paragraph" w:styleId="Heading1">
    <w:name w:val="heading 1"/>
    <w:basedOn w:val="Normal"/>
    <w:next w:val="Normal"/>
    <w:qFormat/>
    <w:rsid w:val="0042211B"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Heading3">
    <w:name w:val="heading 3"/>
    <w:aliases w:val="H3"/>
    <w:basedOn w:val="Normal"/>
    <w:next w:val="Normal"/>
    <w:autoRedefine/>
    <w:qFormat/>
    <w:rsid w:val="00450303"/>
    <w:pPr>
      <w:keepNext/>
      <w:spacing w:before="240"/>
      <w:outlineLvl w:val="2"/>
    </w:pPr>
    <w:rPr>
      <w:rFonts w:ascii="Arial" w:hAnsi="Arial" w:cs="Arial"/>
      <w:b/>
      <w:bCs/>
      <w:caps/>
      <w:spacing w:val="20"/>
      <w:sz w:val="24"/>
      <w:szCs w:val="26"/>
      <w:lang w:val="en-US" w:eastAsia="pt-BR"/>
    </w:rPr>
  </w:style>
  <w:style w:type="paragraph" w:styleId="Heading4">
    <w:name w:val="heading 4"/>
    <w:aliases w:val="H4"/>
    <w:basedOn w:val="Normal"/>
    <w:next w:val="Normal"/>
    <w:autoRedefine/>
    <w:qFormat/>
    <w:rsid w:val="00BB5848"/>
    <w:pPr>
      <w:keepNext/>
      <w:numPr>
        <w:ilvl w:val="3"/>
        <w:numId w:val="1"/>
      </w:numPr>
      <w:spacing w:before="2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42211B"/>
    <w:pPr>
      <w:keepNext/>
      <w:numPr>
        <w:ilvl w:val="4"/>
        <w:numId w:val="1"/>
      </w:numPr>
      <w:outlineLvl w:val="4"/>
    </w:pPr>
    <w:rPr>
      <w:i/>
    </w:rPr>
  </w:style>
  <w:style w:type="paragraph" w:styleId="Heading6">
    <w:name w:val="heading 6"/>
    <w:basedOn w:val="Normal"/>
    <w:next w:val="Normal"/>
    <w:qFormat/>
    <w:rsid w:val="0042211B"/>
    <w:pPr>
      <w:keepNext/>
      <w:numPr>
        <w:ilvl w:val="5"/>
        <w:numId w:val="1"/>
      </w:numPr>
      <w:outlineLvl w:val="5"/>
    </w:pPr>
    <w:rPr>
      <w:b/>
      <w:sz w:val="48"/>
    </w:rPr>
  </w:style>
  <w:style w:type="paragraph" w:styleId="Heading7">
    <w:name w:val="heading 7"/>
    <w:basedOn w:val="Normal"/>
    <w:next w:val="Normal"/>
    <w:qFormat/>
    <w:rsid w:val="0042211B"/>
    <w:pPr>
      <w:keepNext/>
      <w:numPr>
        <w:ilvl w:val="6"/>
        <w:numId w:val="1"/>
      </w:numPr>
      <w:outlineLvl w:val="6"/>
    </w:pPr>
    <w:rPr>
      <w:b/>
    </w:rPr>
  </w:style>
  <w:style w:type="paragraph" w:styleId="Heading8">
    <w:name w:val="heading 8"/>
    <w:basedOn w:val="Normal"/>
    <w:next w:val="Normal"/>
    <w:qFormat/>
    <w:rsid w:val="0042211B"/>
    <w:pPr>
      <w:keepNext/>
      <w:numPr>
        <w:ilvl w:val="7"/>
        <w:numId w:val="1"/>
      </w:numPr>
      <w:outlineLvl w:val="7"/>
    </w:pPr>
    <w:rPr>
      <w:b/>
      <w:i/>
    </w:rPr>
  </w:style>
  <w:style w:type="paragraph" w:styleId="Heading9">
    <w:name w:val="heading 9"/>
    <w:basedOn w:val="Normal"/>
    <w:next w:val="Normal"/>
    <w:qFormat/>
    <w:rsid w:val="0042211B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4872CA"/>
    <w:pPr>
      <w:tabs>
        <w:tab w:val="right" w:leader="dot" w:pos="10459"/>
      </w:tabs>
      <w:spacing w:after="120"/>
    </w:pPr>
    <w:rPr>
      <w:rFonts w:ascii="Times New Roman" w:hAnsi="Times New Roman"/>
      <w:b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42211B"/>
    <w:pPr>
      <w:ind w:left="220"/>
    </w:pPr>
    <w:rPr>
      <w:rFonts w:ascii="Times New Roman" w:hAnsi="Times New Roman"/>
      <w:smallCaps/>
      <w:sz w:val="20"/>
    </w:rPr>
  </w:style>
  <w:style w:type="paragraph" w:styleId="TOC3">
    <w:name w:val="toc 3"/>
    <w:basedOn w:val="Normal"/>
    <w:next w:val="Normal"/>
    <w:autoRedefine/>
    <w:uiPriority w:val="39"/>
    <w:rsid w:val="00730212"/>
    <w:pPr>
      <w:tabs>
        <w:tab w:val="left" w:pos="1080"/>
        <w:tab w:val="right" w:leader="dot" w:pos="9745"/>
      </w:tabs>
      <w:ind w:left="440"/>
    </w:pPr>
    <w:rPr>
      <w:rFonts w:ascii="Times New Roman" w:hAnsi="Times New Roman"/>
      <w:i/>
      <w:sz w:val="20"/>
    </w:rPr>
  </w:style>
  <w:style w:type="paragraph" w:styleId="TOC4">
    <w:name w:val="toc 4"/>
    <w:basedOn w:val="Normal"/>
    <w:next w:val="Normal"/>
    <w:autoRedefine/>
    <w:uiPriority w:val="39"/>
    <w:rsid w:val="0042211B"/>
    <w:pPr>
      <w:ind w:left="66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autoRedefine/>
    <w:uiPriority w:val="39"/>
    <w:rsid w:val="0042211B"/>
    <w:pPr>
      <w:ind w:left="88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autoRedefine/>
    <w:uiPriority w:val="39"/>
    <w:rsid w:val="0042211B"/>
    <w:pPr>
      <w:ind w:left="11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autoRedefine/>
    <w:uiPriority w:val="39"/>
    <w:rsid w:val="0042211B"/>
    <w:pPr>
      <w:ind w:left="132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autoRedefine/>
    <w:uiPriority w:val="39"/>
    <w:rsid w:val="0042211B"/>
    <w:pPr>
      <w:ind w:left="154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autoRedefine/>
    <w:uiPriority w:val="39"/>
    <w:rsid w:val="0042211B"/>
    <w:pPr>
      <w:ind w:left="1760"/>
    </w:pPr>
    <w:rPr>
      <w:rFonts w:ascii="Times New Roman" w:hAnsi="Times New Roman"/>
      <w:sz w:val="18"/>
    </w:rPr>
  </w:style>
  <w:style w:type="paragraph" w:styleId="DocumentMap">
    <w:name w:val="Document Map"/>
    <w:basedOn w:val="Normal"/>
    <w:semiHidden/>
    <w:rsid w:val="0042211B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42211B"/>
    <w:rPr>
      <w:b/>
      <w:bCs/>
    </w:rPr>
  </w:style>
  <w:style w:type="paragraph" w:styleId="BalloonText">
    <w:name w:val="Balloon Text"/>
    <w:basedOn w:val="Normal"/>
    <w:semiHidden/>
    <w:rsid w:val="0042211B"/>
    <w:rPr>
      <w:rFonts w:ascii="Tahoma" w:hAnsi="Tahoma" w:cs="Tahoma"/>
      <w:sz w:val="16"/>
      <w:szCs w:val="16"/>
    </w:rPr>
  </w:style>
  <w:style w:type="character" w:customStyle="1" w:styleId="maybelledlimpingco">
    <w:name w:val="maybelle.d.limpingco"/>
    <w:semiHidden/>
    <w:rsid w:val="007F3094"/>
    <w:rPr>
      <w:rFonts w:ascii="Arial" w:hAnsi="Arial" w:cs="Arial"/>
      <w:color w:val="000080"/>
      <w:sz w:val="20"/>
      <w:szCs w:val="20"/>
    </w:rPr>
  </w:style>
  <w:style w:type="paragraph" w:customStyle="1" w:styleId="CharChar3CharCharCharCharCharCharCharCharCharCharCharCharCharChar1CharCharCharCharCharChar1CharCharCharCharChar">
    <w:name w:val="Char Char3 Char Char Char Char Char Char Char Char Char Char Char Char Char Char1 Char Char Char Char Char Char1 Char Char Char Char Char"/>
    <w:basedOn w:val="Normal"/>
    <w:semiHidden/>
    <w:rsid w:val="00E12E49"/>
    <w:pPr>
      <w:spacing w:before="200" w:after="160" w:line="240" w:lineRule="exact"/>
    </w:pPr>
    <w:rPr>
      <w:rFonts w:ascii="Verdana" w:hAnsi="Verdana"/>
      <w:sz w:val="20"/>
      <w:lang w:val="en-US"/>
    </w:rPr>
  </w:style>
  <w:style w:type="paragraph" w:customStyle="1" w:styleId="H3body">
    <w:name w:val="H3 body"/>
    <w:basedOn w:val="Normal"/>
    <w:rsid w:val="00B72202"/>
    <w:pPr>
      <w:ind w:left="1440"/>
    </w:pPr>
  </w:style>
  <w:style w:type="paragraph" w:customStyle="1" w:styleId="H1body">
    <w:name w:val="H1 body"/>
    <w:basedOn w:val="Normal"/>
    <w:link w:val="H1bodyChar"/>
    <w:rsid w:val="00B170D8"/>
    <w:pPr>
      <w:ind w:left="432"/>
    </w:pPr>
    <w:rPr>
      <w:rFonts w:cs="Arial"/>
      <w:szCs w:val="22"/>
    </w:rPr>
  </w:style>
  <w:style w:type="character" w:customStyle="1" w:styleId="H1bodyChar">
    <w:name w:val="H1 body Char"/>
    <w:link w:val="H1body"/>
    <w:rsid w:val="00C87F32"/>
    <w:rPr>
      <w:rFonts w:ascii="Book Antiqua" w:hAnsi="Book Antiqua" w:cs="Arial"/>
      <w:sz w:val="22"/>
      <w:szCs w:val="22"/>
      <w:lang w:val="en-GB" w:eastAsia="en-US" w:bidi="ar-SA"/>
    </w:rPr>
  </w:style>
  <w:style w:type="paragraph" w:customStyle="1" w:styleId="H2body">
    <w:name w:val="H2 body"/>
    <w:basedOn w:val="Normal"/>
    <w:link w:val="H2bodyChar"/>
    <w:rsid w:val="00165D34"/>
    <w:pPr>
      <w:ind w:left="1152"/>
    </w:pPr>
    <w:rPr>
      <w:szCs w:val="22"/>
    </w:rPr>
  </w:style>
  <w:style w:type="character" w:customStyle="1" w:styleId="H2bodyChar">
    <w:name w:val="H2 body Char"/>
    <w:link w:val="H2body"/>
    <w:rsid w:val="00C87F32"/>
    <w:rPr>
      <w:rFonts w:ascii="Book Antiqua" w:hAnsi="Book Antiqua"/>
      <w:sz w:val="22"/>
      <w:szCs w:val="22"/>
      <w:lang w:val="en-GB" w:eastAsia="en-US" w:bidi="ar-SA"/>
    </w:rPr>
  </w:style>
  <w:style w:type="paragraph" w:customStyle="1" w:styleId="H4body">
    <w:name w:val="H4 body"/>
    <w:basedOn w:val="Normal"/>
    <w:rsid w:val="00BB5848"/>
    <w:pPr>
      <w:ind w:left="2160"/>
    </w:pPr>
  </w:style>
  <w:style w:type="character" w:styleId="Hyperlink">
    <w:name w:val="Hyperlink"/>
    <w:uiPriority w:val="99"/>
    <w:rsid w:val="00C31877"/>
    <w:rPr>
      <w:color w:val="0000FF"/>
      <w:u w:val="single"/>
    </w:rPr>
  </w:style>
  <w:style w:type="character" w:styleId="CommentReference">
    <w:name w:val="annotation reference"/>
    <w:semiHidden/>
    <w:rsid w:val="006607B6"/>
    <w:rPr>
      <w:sz w:val="16"/>
      <w:szCs w:val="16"/>
    </w:rPr>
  </w:style>
  <w:style w:type="paragraph" w:styleId="CommentText">
    <w:name w:val="annotation text"/>
    <w:basedOn w:val="Normal"/>
    <w:semiHidden/>
    <w:rsid w:val="006607B6"/>
    <w:rPr>
      <w:sz w:val="20"/>
    </w:rPr>
  </w:style>
  <w:style w:type="paragraph" w:styleId="CommentSubject">
    <w:name w:val="annotation subject"/>
    <w:basedOn w:val="CommentText"/>
    <w:next w:val="CommentText"/>
    <w:semiHidden/>
    <w:rsid w:val="006607B6"/>
    <w:rPr>
      <w:b/>
      <w:bCs/>
    </w:rPr>
  </w:style>
  <w:style w:type="character" w:styleId="FollowedHyperlink">
    <w:name w:val="FollowedHyperlink"/>
    <w:rsid w:val="0092135A"/>
    <w:rPr>
      <w:color w:val="800080"/>
      <w:u w:val="single"/>
    </w:rPr>
  </w:style>
  <w:style w:type="paragraph" w:styleId="NormalWeb">
    <w:name w:val="Normal (Web)"/>
    <w:basedOn w:val="Normal"/>
    <w:uiPriority w:val="99"/>
    <w:rsid w:val="00EE494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paragraph" w:styleId="Header">
    <w:name w:val="header"/>
    <w:basedOn w:val="Normal"/>
    <w:rsid w:val="0032520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2520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2C534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ongtext1">
    <w:name w:val="long_text1"/>
    <w:rsid w:val="00C66F5A"/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BF7678"/>
  </w:style>
  <w:style w:type="paragraph" w:styleId="Revision">
    <w:name w:val="Revision"/>
    <w:hidden/>
    <w:uiPriority w:val="99"/>
    <w:semiHidden/>
    <w:rsid w:val="001F1EC1"/>
    <w:rPr>
      <w:rFonts w:ascii="Book Antiqua" w:hAnsi="Book Antiqua"/>
      <w:sz w:val="22"/>
      <w:lang w:val="en-GB"/>
    </w:rPr>
  </w:style>
  <w:style w:type="character" w:customStyle="1" w:styleId="hps">
    <w:name w:val="hps"/>
    <w:rsid w:val="00CF3FD3"/>
  </w:style>
  <w:style w:type="paragraph" w:styleId="ListParagraph">
    <w:name w:val="List Paragraph"/>
    <w:basedOn w:val="Normal"/>
    <w:uiPriority w:val="34"/>
    <w:qFormat/>
    <w:rsid w:val="00C364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3644B"/>
    <w:rPr>
      <w:b/>
      <w:bCs/>
    </w:rPr>
  </w:style>
  <w:style w:type="character" w:customStyle="1" w:styleId="apple-style-span">
    <w:name w:val="apple-style-span"/>
    <w:basedOn w:val="DefaultParagraphFont"/>
    <w:rsid w:val="000A61FD"/>
  </w:style>
  <w:style w:type="paragraph" w:styleId="FootnoteText">
    <w:name w:val="footnote text"/>
    <w:basedOn w:val="Normal"/>
    <w:link w:val="FootnoteTextChar"/>
    <w:rsid w:val="00FF5B74"/>
    <w:pPr>
      <w:spacing w:before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rsid w:val="00FF5B74"/>
    <w:rPr>
      <w:rFonts w:ascii="Book Antiqua" w:hAnsi="Book Antiqua"/>
      <w:lang w:val="en-GB"/>
    </w:rPr>
  </w:style>
  <w:style w:type="character" w:styleId="FootnoteReference">
    <w:name w:val="footnote reference"/>
    <w:basedOn w:val="DefaultParagraphFont"/>
    <w:rsid w:val="00FF5B74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F5B74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pt-BR"/>
    </w:rPr>
  </w:style>
  <w:style w:type="paragraph" w:styleId="PlainText">
    <w:name w:val="Plain Text"/>
    <w:basedOn w:val="Normal"/>
    <w:link w:val="PlainTextChar"/>
    <w:uiPriority w:val="99"/>
    <w:unhideWhenUsed/>
    <w:rsid w:val="00F67AA5"/>
    <w:pPr>
      <w:spacing w:before="0"/>
    </w:pPr>
    <w:rPr>
      <w:rFonts w:ascii="Consolas" w:eastAsiaTheme="minorHAnsi" w:hAnsi="Consolas" w:cstheme="minorBidi"/>
      <w:sz w:val="21"/>
      <w:szCs w:val="21"/>
      <w:lang w:val="pt-BR"/>
    </w:rPr>
  </w:style>
  <w:style w:type="character" w:customStyle="1" w:styleId="PlainTextChar">
    <w:name w:val="Plain Text Char"/>
    <w:basedOn w:val="DefaultParagraphFont"/>
    <w:link w:val="PlainText"/>
    <w:uiPriority w:val="99"/>
    <w:rsid w:val="00F67AA5"/>
    <w:rPr>
      <w:rFonts w:ascii="Consolas" w:eastAsiaTheme="minorHAnsi" w:hAnsi="Consolas" w:cstheme="minorBidi"/>
      <w:sz w:val="21"/>
      <w:szCs w:val="21"/>
      <w:lang w:val="pt-BR"/>
    </w:rPr>
  </w:style>
  <w:style w:type="paragraph" w:customStyle="1" w:styleId="NormalCourierNew">
    <w:name w:val="Normal + Courier New"/>
    <w:aliases w:val="10 pt,Green"/>
    <w:basedOn w:val="Normal"/>
    <w:rsid w:val="00C37DDC"/>
    <w:pPr>
      <w:spacing w:before="0" w:after="120"/>
      <w:jc w:val="both"/>
    </w:pPr>
    <w:rPr>
      <w:rFonts w:ascii="Times New Roman" w:hAnsi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10597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5738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2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26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3309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54966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2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73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439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02478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8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9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8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05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863302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5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85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426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04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45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507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6201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3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8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0522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808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233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9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2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60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87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4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54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824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1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44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7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6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5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43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1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2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4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23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66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6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34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66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5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4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57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64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91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47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3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12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49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5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5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5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9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9513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40374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0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7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10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32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55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52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1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84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69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157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748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2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7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96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85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2843653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5250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2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85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3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46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90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20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42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19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57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1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1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60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95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3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4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2476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77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9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hyperlink" Target="http://prd297/sgpweb" TargetMode="External"/><Relationship Id="rId26" Type="http://schemas.openxmlformats.org/officeDocument/2006/relationships/hyperlink" Target="http://cvrdvitsd25.cvrd.br:49306/Business/Services/SVC_reCaptcha.serviceagent/reCaptcha" TargetMode="External"/><Relationship Id="rId39" Type="http://schemas.openxmlformats.org/officeDocument/2006/relationships/hyperlink" Target="mailto:raphael.dornelas@accenture.com" TargetMode="External"/><Relationship Id="rId21" Type="http://schemas.openxmlformats.org/officeDocument/2006/relationships/hyperlink" Target="mailto:TESTES_DSV_SGPWeb@vale.com" TargetMode="External"/><Relationship Id="rId34" Type="http://schemas.openxmlformats.org/officeDocument/2006/relationships/image" Target="media/image1.emf"/><Relationship Id="rId42" Type="http://schemas.openxmlformats.org/officeDocument/2006/relationships/footer" Target="footer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hyperlink" Target="http://hom235/sgpweb" TargetMode="External"/><Relationship Id="rId20" Type="http://schemas.openxmlformats.org/officeDocument/2006/relationships/hyperlink" Target="http://sgpweb/sgpweb" TargetMode="External"/><Relationship Id="rId29" Type="http://schemas.openxmlformats.org/officeDocument/2006/relationships/hyperlink" Target="http://wspbrvale35100:49498/Service/ProcessTickets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hyperlink" Target="http://prd297:6060/opmn" TargetMode="External"/><Relationship Id="rId32" Type="http://schemas.openxmlformats.org/officeDocument/2006/relationships/hyperlink" Target="http://cvrdvitsd25.cvrd.br:49360/services" TargetMode="External"/><Relationship Id="rId37" Type="http://schemas.openxmlformats.org/officeDocument/2006/relationships/hyperlink" Target="mailto:renato.s.souza@accenture.com" TargetMode="External"/><Relationship Id="rId40" Type="http://schemas.openxmlformats.org/officeDocument/2006/relationships/hyperlink" Target="mailto:Rafael.azeredo@accenture.com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://dsv239/sgpweb" TargetMode="External"/><Relationship Id="rId23" Type="http://schemas.openxmlformats.org/officeDocument/2006/relationships/hyperlink" Target="http://prd296:6060/opmn/" TargetMode="External"/><Relationship Id="rId28" Type="http://schemas.openxmlformats.org/officeDocument/2006/relationships/hyperlink" Target="http://wspbrvale25100:49498/Service/ProcessTickets" TargetMode="External"/><Relationship Id="rId36" Type="http://schemas.openxmlformats.org/officeDocument/2006/relationships/hyperlink" Target="mailto:richard.vieira@vale.com" TargetMode="External"/><Relationship Id="rId10" Type="http://schemas.openxmlformats.org/officeDocument/2006/relationships/settings" Target="settings.xml"/><Relationship Id="rId19" Type="http://schemas.openxmlformats.org/officeDocument/2006/relationships/hyperlink" Target="http://prd298/sgpweb" TargetMode="External"/><Relationship Id="rId31" Type="http://schemas.openxmlformats.org/officeDocument/2006/relationships/hyperlink" Target="http://wsproxy302:49443/service/DailyMovement" TargetMode="External"/><Relationship Id="rId44" Type="http://schemas.openxmlformats.org/officeDocument/2006/relationships/theme" Target="theme/theme1.xml"/><Relationship Id="rId43" Type="http://schemas.openxmlformats.org/officeDocument/2006/relationships/fontTable" Target="fontTable.xml"/><Relationship Id="rId9" Type="http://schemas.microsoft.com/office/2007/relationships/stylesWithEffects" Target="stylesWithEffects.xml"/><Relationship Id="rId14" Type="http://schemas.openxmlformats.org/officeDocument/2006/relationships/comments" Target="comments.xml"/><Relationship Id="rId22" Type="http://schemas.openxmlformats.org/officeDocument/2006/relationships/hyperlink" Target="mailto:SGP_WEB_AM@accenture.com" TargetMode="External"/><Relationship Id="rId27" Type="http://schemas.openxmlformats.org/officeDocument/2006/relationships/hyperlink" Target="http://wsproxy302.cvrd.br:49306/Business/Services/SVC_reCaptcha.serviceagent/reCaptcha" TargetMode="External"/><Relationship Id="rId30" Type="http://schemas.openxmlformats.org/officeDocument/2006/relationships/hyperlink" Target="http://cvrdvitsd25:49443/service/DailyMovement" TargetMode="External"/><Relationship Id="rId35" Type="http://schemas.openxmlformats.org/officeDocument/2006/relationships/oleObject" Target="embeddings/Microsoft_Word_97_-_2003_Document1.doc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://prd296/sgpweb" TargetMode="External"/><Relationship Id="rId25" Type="http://schemas.openxmlformats.org/officeDocument/2006/relationships/hyperlink" Target="http://prd298:6060/opmn/sgpweb/" TargetMode="External"/><Relationship Id="rId33" Type="http://schemas.openxmlformats.org/officeDocument/2006/relationships/hyperlink" Target="http://wsproxy302.cvrd.br:49360/services" TargetMode="External"/><Relationship Id="rId38" Type="http://schemas.openxmlformats.org/officeDocument/2006/relationships/hyperlink" Target="mailto:rafael.azeredo@accenture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VALE\VALE%202012\Metodologia\Plano%20de%20KT\Template_Sistema_Welcome_Ki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1188D1A233864EBA6D0E8367BABF8A" ma:contentTypeVersion="3" ma:contentTypeDescription="Create a new document." ma:contentTypeScope="" ma:versionID="425bfd01b1be633685d46be6fe43214d">
  <xsd:schema xmlns:xsd="http://www.w3.org/2001/XMLSchema" xmlns:xs="http://www.w3.org/2001/XMLSchema" xmlns:p="http://schemas.microsoft.com/office/2006/metadata/properties" xmlns:ns2="a3c75ba6-7bb9-4803-879e-affcc72776dd" targetNamespace="http://schemas.microsoft.com/office/2006/metadata/properties" ma:root="true" ma:fieldsID="95ce8c7c9e68dea4024510c64efdec98" ns2:_="">
    <xsd:import namespace="a3c75ba6-7bb9-4803-879e-affcc72776d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c75ba6-7bb9-4803-879e-affcc72776d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5713F9DD42CE4CA33C278A70E23485" ma:contentTypeVersion="5" ma:contentTypeDescription="Create a new document." ma:contentTypeScope="" ma:versionID="a68416e6fda10d7d6b6a47d9b650ced9">
  <xsd:schema xmlns:xsd="http://www.w3.org/2001/XMLSchema" xmlns:xs="http://www.w3.org/2001/XMLSchema" xmlns:p="http://schemas.microsoft.com/office/2006/metadata/properties" xmlns:ns1="http://schemas.microsoft.com/sharepoint/v3" xmlns:ns2="e41698c4-c6d5-4e09-b3ee-31e41856b780" targetNamespace="http://schemas.microsoft.com/office/2006/metadata/properties" ma:root="true" ma:fieldsID="528f1af2214e0793bf981ba4a34dc031" ns1:_="" ns2:_="">
    <xsd:import namespace="http://schemas.microsoft.com/sharepoint/v3"/>
    <xsd:import namespace="e41698c4-c6d5-4e09-b3ee-31e41856b780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1698c4-c6d5-4e09-b3ee-31e41856b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3C78D4-BA71-4706-BB3E-711A62A4A759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77BA6397-873B-4182-ABAD-F451678AE2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96BD86-7561-4393-8778-44006F5028B9}">
  <ds:schemaRefs>
    <ds:schemaRef ds:uri="http://schemas.microsoft.com/office/2006/metadata/properties"/>
    <ds:schemaRef ds:uri="a3c75ba6-7bb9-4803-879e-affcc72776dd"/>
  </ds:schemaRefs>
</ds:datastoreItem>
</file>

<file path=customXml/itemProps4.xml><?xml version="1.0" encoding="utf-8"?>
<ds:datastoreItem xmlns:ds="http://schemas.openxmlformats.org/officeDocument/2006/customXml" ds:itemID="{904286A7-45C6-43D3-A273-5DA57CB8F8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c75ba6-7bb9-4803-879e-affcc72776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7DA314D-33D0-453F-915B-0B995C2D01CD}"/>
</file>

<file path=customXml/itemProps6.xml><?xml version="1.0" encoding="utf-8"?>
<ds:datastoreItem xmlns:ds="http://schemas.openxmlformats.org/officeDocument/2006/customXml" ds:itemID="{B1D95D65-3E0B-430C-8457-5EA88C6C0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Template_Sistema_Welcome_Kit.dotx</Template>
  <TotalTime>88</TotalTime>
  <Pages>18</Pages>
  <Words>2974</Words>
  <Characters>16954</Characters>
  <Application>Microsoft Office Word</Application>
  <DocSecurity>0</DocSecurity>
  <Lines>141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Accenture</Company>
  <LinksUpToDate>false</LinksUpToDate>
  <CharactersWithSpaces>19889</CharactersWithSpaces>
  <SharedDoc>false</SharedDoc>
  <HLinks>
    <vt:vector size="288" baseType="variant">
      <vt:variant>
        <vt:i4>3735619</vt:i4>
      </vt:variant>
      <vt:variant>
        <vt:i4>267</vt:i4>
      </vt:variant>
      <vt:variant>
        <vt:i4>0</vt:i4>
      </vt:variant>
      <vt:variant>
        <vt:i4>5</vt:i4>
      </vt:variant>
      <vt:variant>
        <vt:lpwstr>mailto:vale.ansxp@accenture.com);solicitante(fornecedor)</vt:lpwstr>
      </vt:variant>
      <vt:variant>
        <vt:lpwstr/>
      </vt:variant>
      <vt:variant>
        <vt:i4>6094909</vt:i4>
      </vt:variant>
      <vt:variant>
        <vt:i4>264</vt:i4>
      </vt:variant>
      <vt:variant>
        <vt:i4>0</vt:i4>
      </vt:variant>
      <vt:variant>
        <vt:i4>5</vt:i4>
      </vt:variant>
      <vt:variant>
        <vt:lpwstr>mailto:roger.dadalto@vale.com</vt:lpwstr>
      </vt:variant>
      <vt:variant>
        <vt:lpwstr/>
      </vt:variant>
      <vt:variant>
        <vt:i4>2621513</vt:i4>
      </vt:variant>
      <vt:variant>
        <vt:i4>261</vt:i4>
      </vt:variant>
      <vt:variant>
        <vt:i4>0</vt:i4>
      </vt:variant>
      <vt:variant>
        <vt:i4>5</vt:i4>
      </vt:variant>
      <vt:variant>
        <vt:lpwstr>mailto:gilda.kosminsky@vale.com</vt:lpwstr>
      </vt:variant>
      <vt:variant>
        <vt:lpwstr/>
      </vt:variant>
      <vt:variant>
        <vt:i4>1572987</vt:i4>
      </vt:variant>
      <vt:variant>
        <vt:i4>258</vt:i4>
      </vt:variant>
      <vt:variant>
        <vt:i4>0</vt:i4>
      </vt:variant>
      <vt:variant>
        <vt:i4>5</vt:i4>
      </vt:variant>
      <vt:variant>
        <vt:lpwstr>mailto:ANGELA.TOLEDO@VALE.COM</vt:lpwstr>
      </vt:variant>
      <vt:variant>
        <vt:lpwstr/>
      </vt:variant>
      <vt:variant>
        <vt:i4>6029381</vt:i4>
      </vt:variant>
      <vt:variant>
        <vt:i4>252</vt:i4>
      </vt:variant>
      <vt:variant>
        <vt:i4>0</vt:i4>
      </vt:variant>
      <vt:variant>
        <vt:i4>5</vt:i4>
      </vt:variant>
      <vt:variant>
        <vt:lpwstr>\\cvrdvitsa02\dados\AREA\Informatica_Outsourcing_Sistemas\TAB</vt:lpwstr>
      </vt:variant>
      <vt:variant>
        <vt:lpwstr/>
      </vt:variant>
      <vt:variant>
        <vt:i4>5177440</vt:i4>
      </vt:variant>
      <vt:variant>
        <vt:i4>240</vt:i4>
      </vt:variant>
      <vt:variant>
        <vt:i4>0</vt:i4>
      </vt:variant>
      <vt:variant>
        <vt:i4>5</vt:i4>
      </vt:variant>
      <vt:variant>
        <vt:lpwstr>mailto:fernandof@cybertecnica.com</vt:lpwstr>
      </vt:variant>
      <vt:variant>
        <vt:lpwstr/>
      </vt:variant>
      <vt:variant>
        <vt:i4>7208964</vt:i4>
      </vt:variant>
      <vt:variant>
        <vt:i4>237</vt:i4>
      </vt:variant>
      <vt:variant>
        <vt:i4>0</vt:i4>
      </vt:variant>
      <vt:variant>
        <vt:i4>5</vt:i4>
      </vt:variant>
      <vt:variant>
        <vt:lpwstr>mailto:sandra.dutra@vale.com</vt:lpwstr>
      </vt:variant>
      <vt:variant>
        <vt:lpwstr/>
      </vt:variant>
      <vt:variant>
        <vt:i4>2883702</vt:i4>
      </vt:variant>
      <vt:variant>
        <vt:i4>234</vt:i4>
      </vt:variant>
      <vt:variant>
        <vt:i4>0</vt:i4>
      </vt:variant>
      <vt:variant>
        <vt:i4>5</vt:i4>
      </vt:variant>
      <vt:variant>
        <vt:lpwstr>http://prd029/sisdeman/</vt:lpwstr>
      </vt:variant>
      <vt:variant>
        <vt:lpwstr/>
      </vt:variant>
      <vt:variant>
        <vt:i4>1048628</vt:i4>
      </vt:variant>
      <vt:variant>
        <vt:i4>231</vt:i4>
      </vt:variant>
      <vt:variant>
        <vt:i4>0</vt:i4>
      </vt:variant>
      <vt:variant>
        <vt:i4>5</vt:i4>
      </vt:variant>
      <vt:variant>
        <vt:lpwstr>\\cvrdvitsa02\dados\AREA\Informatica_Outsourcing_Sistemas_Mineracao_Manutencao</vt:lpwstr>
      </vt:variant>
      <vt:variant>
        <vt:lpwstr/>
      </vt:variant>
      <vt:variant>
        <vt:i4>2883711</vt:i4>
      </vt:variant>
      <vt:variant>
        <vt:i4>228</vt:i4>
      </vt:variant>
      <vt:variant>
        <vt:i4>0</vt:i4>
      </vt:variant>
      <vt:variant>
        <vt:i4>5</vt:i4>
      </vt:variant>
      <vt:variant>
        <vt:lpwstr>http://gds/cqweb/login</vt:lpwstr>
      </vt:variant>
      <vt:variant>
        <vt:lpwstr/>
      </vt:variant>
      <vt:variant>
        <vt:i4>1048598</vt:i4>
      </vt:variant>
      <vt:variant>
        <vt:i4>225</vt:i4>
      </vt:variant>
      <vt:variant>
        <vt:i4>0</vt:i4>
      </vt:variant>
      <vt:variant>
        <vt:i4>5</vt:i4>
      </vt:variant>
      <vt:variant>
        <vt:lpwstr>http://servicemanager/sm/index.do</vt:lpwstr>
      </vt:variant>
      <vt:variant>
        <vt:lpwstr/>
      </vt:variant>
      <vt:variant>
        <vt:i4>1507381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_Toc284419255</vt:lpwstr>
      </vt:variant>
      <vt:variant>
        <vt:i4>1507381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_Toc284419254</vt:lpwstr>
      </vt:variant>
      <vt:variant>
        <vt:i4>1507381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_Toc284419253</vt:lpwstr>
      </vt:variant>
      <vt:variant>
        <vt:i4>1507381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_Toc284419252</vt:lpwstr>
      </vt:variant>
      <vt:variant>
        <vt:i4>1507381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_Toc284419251</vt:lpwstr>
      </vt:variant>
      <vt:variant>
        <vt:i4>1507381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_Toc284419250</vt:lpwstr>
      </vt:variant>
      <vt:variant>
        <vt:i4>1441845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_Toc284419249</vt:lpwstr>
      </vt:variant>
      <vt:variant>
        <vt:i4>1441845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_Toc284419248</vt:lpwstr>
      </vt:variant>
      <vt:variant>
        <vt:i4>1441845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_Toc284419247</vt:lpwstr>
      </vt:variant>
      <vt:variant>
        <vt:i4>1441845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_Toc284419246</vt:lpwstr>
      </vt:variant>
      <vt:variant>
        <vt:i4>1441845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_Toc284419245</vt:lpwstr>
      </vt:variant>
      <vt:variant>
        <vt:i4>1441845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_Toc284419244</vt:lpwstr>
      </vt:variant>
      <vt:variant>
        <vt:i4>1441845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_Toc284419243</vt:lpwstr>
      </vt:variant>
      <vt:variant>
        <vt:i4>1441845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_Toc284419242</vt:lpwstr>
      </vt:variant>
      <vt:variant>
        <vt:i4>1441845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_Toc284419241</vt:lpwstr>
      </vt:variant>
      <vt:variant>
        <vt:i4>1441845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_Toc284419240</vt:lpwstr>
      </vt:variant>
      <vt:variant>
        <vt:i4>1114165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_Toc284419239</vt:lpwstr>
      </vt:variant>
      <vt:variant>
        <vt:i4>1114165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_Toc284419238</vt:lpwstr>
      </vt:variant>
      <vt:variant>
        <vt:i4>1114165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_Toc284419237</vt:lpwstr>
      </vt:variant>
      <vt:variant>
        <vt:i4>1114165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_Toc284419236</vt:lpwstr>
      </vt:variant>
      <vt:variant>
        <vt:i4>1114165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_Toc284419235</vt:lpwstr>
      </vt:variant>
      <vt:variant>
        <vt:i4>1114165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_Toc284419234</vt:lpwstr>
      </vt:variant>
      <vt:variant>
        <vt:i4>1114165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_Toc284419233</vt:lpwstr>
      </vt:variant>
      <vt:variant>
        <vt:i4>1114165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_Toc284419232</vt:lpwstr>
      </vt:variant>
      <vt:variant>
        <vt:i4>1114165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_Toc284419231</vt:lpwstr>
      </vt:variant>
      <vt:variant>
        <vt:i4>1114165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_Toc284419230</vt:lpwstr>
      </vt:variant>
      <vt:variant>
        <vt:i4>1048629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_Toc284419229</vt:lpwstr>
      </vt:variant>
      <vt:variant>
        <vt:i4>1048629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_Toc284419228</vt:lpwstr>
      </vt:variant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_Toc284419227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_Toc284419226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_Toc284419225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_Toc284419224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_Toc284419223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_Toc284419222</vt:lpwstr>
      </vt:variant>
      <vt:variant>
        <vt:i4>1048629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_Toc284419221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_Toc284419220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_Toc284419219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Polito, Elaine</dc:creator>
  <cp:lastModifiedBy>Moreira, Andre L.</cp:lastModifiedBy>
  <cp:revision>4</cp:revision>
  <cp:lastPrinted>2006-02-09T19:47:00Z</cp:lastPrinted>
  <dcterms:created xsi:type="dcterms:W3CDTF">2013-07-09T12:45:00Z</dcterms:created>
  <dcterms:modified xsi:type="dcterms:W3CDTF">2013-07-28T15:20:00Z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">
    <vt:lpwstr>Document</vt:lpwstr>
  </property>
  <property fmtid="{D5CDD505-2E9C-101B-9397-08002B2CF9AE}" pid="4" name="ContentTypeId">
    <vt:lpwstr>0x010100BE5713F9DD42CE4CA33C278A70E23485</vt:lpwstr>
  </property>
  <property fmtid="{D5CDD505-2E9C-101B-9397-08002B2CF9AE}" pid="5" name="_dlc_DocIdItemGuid">
    <vt:lpwstr>705a471c-c30b-4175-9010-48e1adaf8d66</vt:lpwstr>
  </property>
</Properties>
</file>